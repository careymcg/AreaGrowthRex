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627231" w14:textId="15BB5B74" w:rsidR="00674EF9" w:rsidRDefault="00674EF9" w:rsidP="00674EF9">
      <w:r>
        <w:t>Hi Carey,</w:t>
      </w:r>
    </w:p>
    <w:p w14:paraId="7EBEBB48" w14:textId="396790A3" w:rsidR="00674EF9" w:rsidRDefault="00674EF9" w:rsidP="00674EF9">
      <w:r>
        <w:t xml:space="preserve">I had a chance to read over your paper, and I think it is very interesting and worth publishing. </w:t>
      </w:r>
    </w:p>
    <w:p w14:paraId="00756868" w14:textId="77777777" w:rsidR="00674EF9" w:rsidRDefault="00674EF9" w:rsidP="00674EF9">
      <w:r>
        <w:t xml:space="preserve">My suggestions/edits/comments are below in track changes. </w:t>
      </w:r>
    </w:p>
    <w:p w14:paraId="376E1745" w14:textId="7FE04C91" w:rsidR="00926667" w:rsidRDefault="00674EF9" w:rsidP="00926667">
      <w:r>
        <w:t>My main impression is that the paper in its current form reads a lot like an assessment report</w:t>
      </w:r>
      <w:r w:rsidR="00926667" w:rsidRPr="00926667">
        <w:t xml:space="preserve"> </w:t>
      </w:r>
      <w:r w:rsidR="00926667">
        <w:t xml:space="preserve">with too many details, which are important for technical assessment reviewers, but not to general international readership of Fisheries Research. I provided suggestions to help convert it to a journal article format. I would also suggest adding a map, showing areas you are talking about, to orient general readers. </w:t>
      </w:r>
    </w:p>
    <w:p w14:paraId="67ED98C3" w14:textId="1A1E42C8" w:rsidR="00926667" w:rsidRDefault="00926667" w:rsidP="00926667">
      <w:r>
        <w:t>Let me know if you have any questions. I will wait to hear from you on what I need to do regarding this paper on RPTS.</w:t>
      </w:r>
    </w:p>
    <w:p w14:paraId="2791429E" w14:textId="261BDD3F" w:rsidR="00926667" w:rsidRDefault="00926667" w:rsidP="00926667">
      <w:r>
        <w:t xml:space="preserve">Vlada </w:t>
      </w:r>
    </w:p>
    <w:p w14:paraId="46BE2D2B" w14:textId="0A3DADA6" w:rsidR="00587F33" w:rsidRDefault="00587F33" w:rsidP="005B77D8">
      <w:pPr>
        <w:pStyle w:val="Heading2"/>
      </w:pPr>
      <w:r>
        <w:t>Potential reviewers:</w:t>
      </w:r>
    </w:p>
    <w:p w14:paraId="7A3C196F" w14:textId="51DDF0D4" w:rsidR="00587F33" w:rsidRDefault="004E5CA7" w:rsidP="00587F33">
      <w:r>
        <w:t>Christine Stawitz,</w:t>
      </w:r>
      <w:r w:rsidR="00587F33">
        <w:t xml:space="preserve"> Steve Cadrin</w:t>
      </w:r>
      <w:r w:rsidR="00FB57D8">
        <w:t>,</w:t>
      </w:r>
      <w:r w:rsidR="00AB4C26">
        <w:t xml:space="preserve"> </w:t>
      </w:r>
      <w:r w:rsidR="005D7A58">
        <w:t>Peter Kuriyama</w:t>
      </w:r>
    </w:p>
    <w:p w14:paraId="51E0F8E9" w14:textId="12965833" w:rsidR="00310F1F" w:rsidRDefault="00310F1F" w:rsidP="00310F1F">
      <w:pPr>
        <w:pStyle w:val="Heading2"/>
      </w:pPr>
      <w:r>
        <w:t>Intended Journal:</w:t>
      </w:r>
    </w:p>
    <w:p w14:paraId="59B9C5BD" w14:textId="1A11CC1C" w:rsidR="00310F1F" w:rsidRDefault="00310F1F" w:rsidP="00587F33">
      <w:r>
        <w:t>Fisheries Research</w:t>
      </w:r>
    </w:p>
    <w:p w14:paraId="5F389415" w14:textId="52F5611C" w:rsidR="005B77D8" w:rsidRDefault="005B77D8" w:rsidP="005B77D8">
      <w:pPr>
        <w:pStyle w:val="Heading2"/>
      </w:pPr>
      <w:r>
        <w:lastRenderedPageBreak/>
        <w:t>Title: Spatial variation in growth and lack of fishery-dependent age data lead to model misspecification in age-structured stock assessment models, as applied to Gulf of Alaska rex sole</w:t>
      </w:r>
    </w:p>
    <w:p w14:paraId="1895C292" w14:textId="77777777" w:rsidR="005B77D8" w:rsidRDefault="005B77D8" w:rsidP="005B77D8">
      <w:pPr>
        <w:pStyle w:val="Heading2"/>
      </w:pPr>
      <w:r>
        <w:t>Title: The importance of accounting for spatial growth patterns in statistical catch-at-age models when sources of age data are missing, using Gulf of Alaska rex sole</w:t>
      </w:r>
      <w:r w:rsidRPr="004E374C">
        <w:t xml:space="preserve"> </w:t>
      </w:r>
      <w:r>
        <w:t>(</w:t>
      </w:r>
      <w:r w:rsidRPr="004E374C">
        <w:rPr>
          <w:i/>
        </w:rPr>
        <w:t>G</w:t>
      </w:r>
      <w:bookmarkStart w:id="0" w:name="_GoBack"/>
      <w:bookmarkEnd w:id="0"/>
      <w:r w:rsidRPr="004E374C">
        <w:rPr>
          <w:i/>
        </w:rPr>
        <w:t>lyptocephalus zachirus</w:t>
      </w:r>
      <w:r>
        <w:t>) as an example</w:t>
      </w:r>
    </w:p>
    <w:p w14:paraId="48E9CB49" w14:textId="68A945FA" w:rsidR="0007283B" w:rsidRDefault="0007283B" w:rsidP="0007283B">
      <w:pPr>
        <w:pStyle w:val="Heading2"/>
      </w:pPr>
      <w:r>
        <w:t xml:space="preserve">Title: How missing fishery age data </w:t>
      </w:r>
      <w:commentRangeStart w:id="1"/>
      <w:r>
        <w:t xml:space="preserve">masks </w:t>
      </w:r>
      <w:commentRangeEnd w:id="1"/>
      <w:r w:rsidR="005355CB">
        <w:rPr>
          <w:rStyle w:val="CommentReference"/>
          <w:rFonts w:eastAsiaTheme="minorHAnsi" w:cstheme="minorBidi"/>
          <w:b w:val="0"/>
        </w:rPr>
        <w:commentReference w:id="1"/>
      </w:r>
      <w:r>
        <w:t>assessment model mis</w:t>
      </w:r>
      <w:del w:id="2" w:author="Ian.Taylor" w:date="2024-08-22T15:34:00Z">
        <w:r w:rsidDel="00775DDA">
          <w:delText>-</w:delText>
        </w:r>
      </w:del>
      <w:r>
        <w:t>specification for stocks with spatial growth patterns, using Gulf of Alaska rex sole</w:t>
      </w:r>
      <w:r w:rsidRPr="004E374C">
        <w:t xml:space="preserve"> </w:t>
      </w:r>
      <w:r>
        <w:t>(</w:t>
      </w:r>
      <w:r w:rsidRPr="004E374C">
        <w:rPr>
          <w:i/>
        </w:rPr>
        <w:t>Glyptocephalus zachirus</w:t>
      </w:r>
      <w:r>
        <w:t>) as an example</w:t>
      </w:r>
    </w:p>
    <w:p w14:paraId="1115267D" w14:textId="77777777" w:rsidR="00FD1874" w:rsidRDefault="00EC231E" w:rsidP="00FD1874">
      <w:pPr>
        <w:pStyle w:val="Heading2"/>
        <w:rPr>
          <w:ins w:id="3" w:author="Vladlena.Gertseva" w:date="2024-08-08T14:14:00Z"/>
        </w:rPr>
      </w:pPr>
      <w:r>
        <w:t>Title: Missing fishery age data, a spatial growth pattern, and spatially-varying fishing intensity: a recipe for major bias in stock assessment models</w:t>
      </w:r>
      <w:r w:rsidR="00FD1874">
        <w:t xml:space="preserve">. </w:t>
      </w:r>
    </w:p>
    <w:p w14:paraId="19670FC3" w14:textId="177E3365" w:rsidR="00FD1874" w:rsidRPr="00FD1874" w:rsidDel="00C929A2" w:rsidRDefault="00FD1874" w:rsidP="00FD1874">
      <w:pPr>
        <w:pStyle w:val="Heading2"/>
        <w:rPr>
          <w:del w:id="4" w:author="Vladlena.Gertseva" w:date="2024-08-08T12:14:00Z"/>
        </w:rPr>
      </w:pPr>
      <w:ins w:id="5" w:author="Vladlena.Gertseva" w:date="2024-08-08T14:14:00Z">
        <w:r>
          <w:t>Another title option (complited from pieces in other titles</w:t>
        </w:r>
      </w:ins>
      <w:ins w:id="6" w:author="Vladlena.Gertseva" w:date="2024-08-08T14:15:00Z">
        <w:r>
          <w:t>)</w:t>
        </w:r>
      </w:ins>
      <w:ins w:id="7" w:author="Vladlena.Gertseva" w:date="2024-08-08T14:14:00Z">
        <w:r>
          <w:t xml:space="preserve">:  A recipe for bias in stock assessment models: </w:t>
        </w:r>
      </w:ins>
      <w:ins w:id="8" w:author="Vladlena.Gertseva" w:date="2024-08-08T14:15:00Z">
        <w:r>
          <w:t>how missing fishery age data masks model mis</w:t>
        </w:r>
        <w:del w:id="9" w:author="Ian.Taylor" w:date="2024-08-22T15:34:00Z">
          <w:r w:rsidDel="00775DDA">
            <w:delText>-</w:delText>
          </w:r>
        </w:del>
        <w:r>
          <w:t>specification for stocks with spatial growth patterns.</w:t>
        </w:r>
      </w:ins>
    </w:p>
    <w:p w14:paraId="445625D1" w14:textId="6849203B" w:rsidR="005B77D8" w:rsidRPr="004E374C" w:rsidDel="00C929A2" w:rsidRDefault="005B77D8" w:rsidP="005B77D8">
      <w:pPr>
        <w:rPr>
          <w:del w:id="10" w:author="Vladlena.Gertseva" w:date="2024-08-08T12:14:00Z"/>
        </w:rPr>
      </w:pPr>
    </w:p>
    <w:p w14:paraId="37F5A768" w14:textId="222B936F" w:rsidR="005B77D8" w:rsidRPr="009035BF" w:rsidRDefault="005B77D8" w:rsidP="005B77D8">
      <w:r>
        <w:t xml:space="preserve">Authors: </w:t>
      </w:r>
      <w:r w:rsidRPr="0031778B">
        <w:t>Carey R. McGilliard</w:t>
      </w:r>
      <w:r w:rsidRPr="0031778B">
        <w:rPr>
          <w:vertAlign w:val="superscript"/>
        </w:rPr>
        <w:t>1</w:t>
      </w:r>
      <w:r w:rsidR="009035BF">
        <w:t>, Meaghan Bryan?, Paul Spencer?</w:t>
      </w:r>
    </w:p>
    <w:p w14:paraId="66240A82" w14:textId="4DF5316B" w:rsidR="005B77D8" w:rsidRDefault="005B77D8" w:rsidP="005B77D8">
      <w:pPr>
        <w:spacing w:after="0"/>
      </w:pPr>
      <w:r w:rsidRPr="0031778B">
        <w:rPr>
          <w:vertAlign w:val="superscript"/>
        </w:rPr>
        <w:t>1</w:t>
      </w:r>
      <w:r>
        <w:t xml:space="preserve">Alaska Fisheries Science Center, </w:t>
      </w:r>
      <w:r w:rsidRPr="0031778B">
        <w:t>Na</w:t>
      </w:r>
      <w:r>
        <w:t xml:space="preserve">tional Marine Fisheries Service, </w:t>
      </w:r>
      <w:r w:rsidRPr="0031778B">
        <w:t>National Oceanic</w:t>
      </w:r>
      <w:r>
        <w:t xml:space="preserve"> and Atmospheric Administration, </w:t>
      </w:r>
      <w:r w:rsidRPr="0031778B">
        <w:t xml:space="preserve">7600 Sand Point </w:t>
      </w:r>
      <w:r>
        <w:t xml:space="preserve">Way NE., Seattle, WA 98115-6349, corresponding author: </w:t>
      </w:r>
      <w:hyperlink r:id="rId10" w:history="1">
        <w:r w:rsidR="005F3B8B" w:rsidRPr="00252AEF">
          <w:rPr>
            <w:rStyle w:val="Hyperlink"/>
          </w:rPr>
          <w:t>carey.mcgilliard@noaa.gov</w:t>
        </w:r>
      </w:hyperlink>
    </w:p>
    <w:p w14:paraId="53690A43" w14:textId="6043BC16" w:rsidR="005F3B8B" w:rsidRDefault="005F3B8B" w:rsidP="00AF7EC4">
      <w:pPr>
        <w:pStyle w:val="Heading2"/>
      </w:pPr>
      <w:r>
        <w:t>Highlights</w:t>
      </w:r>
    </w:p>
    <w:p w14:paraId="37BB18C5" w14:textId="408044EF" w:rsidR="00AF7EC4" w:rsidRDefault="00AF7EC4" w:rsidP="009D286E">
      <w:pPr>
        <w:pStyle w:val="ListParagraph"/>
        <w:numPr>
          <w:ilvl w:val="0"/>
          <w:numId w:val="18"/>
        </w:numPr>
      </w:pPr>
      <w:del w:id="11" w:author="Vladlena.Gertseva" w:date="2024-08-08T12:14:00Z">
        <w:r w:rsidDel="00C929A2">
          <w:delText xml:space="preserve">Many </w:delText>
        </w:r>
      </w:del>
      <w:del w:id="12" w:author="Vladlena.Gertseva" w:date="2024-08-08T14:22:00Z">
        <w:r w:rsidDel="002F0B9F">
          <w:delText>statistical catch-at-age</w:delText>
        </w:r>
      </w:del>
      <w:ins w:id="13" w:author="Vladlena.Gertseva" w:date="2024-08-08T14:22:00Z">
        <w:r w:rsidR="002F0B9F">
          <w:t>Stock</w:t>
        </w:r>
      </w:ins>
      <w:r>
        <w:t xml:space="preserve"> assessment models </w:t>
      </w:r>
      <w:ins w:id="14" w:author="Vladlena.Gertseva" w:date="2024-08-08T12:14:00Z">
        <w:r w:rsidR="00C929A2">
          <w:t xml:space="preserve">often </w:t>
        </w:r>
      </w:ins>
      <w:r>
        <w:t>lack fishery age data</w:t>
      </w:r>
      <w:r w:rsidR="009D286E">
        <w:t xml:space="preserve">; we show that </w:t>
      </w:r>
      <w:r>
        <w:t xml:space="preserve">model misspecification can be masked by </w:t>
      </w:r>
      <w:del w:id="15" w:author="Vladlena.Gertseva" w:date="2024-08-08T14:16:00Z">
        <w:r w:rsidDel="002F0B9F">
          <w:delText xml:space="preserve">missing </w:delText>
        </w:r>
      </w:del>
      <w:ins w:id="16" w:author="Vladlena.Gertseva" w:date="2024-08-08T14:16:00Z">
        <w:r w:rsidR="002F0B9F">
          <w:t xml:space="preserve">not including </w:t>
        </w:r>
      </w:ins>
      <w:r>
        <w:t>fishery ages</w:t>
      </w:r>
    </w:p>
    <w:p w14:paraId="026C25E5" w14:textId="48266135" w:rsidR="000E7BEC" w:rsidRDefault="00AF7EC4" w:rsidP="000E7BEC">
      <w:pPr>
        <w:pStyle w:val="ListParagraph"/>
        <w:numPr>
          <w:ilvl w:val="0"/>
          <w:numId w:val="18"/>
        </w:numPr>
      </w:pPr>
      <w:r>
        <w:t xml:space="preserve">Gulf of Alaska </w:t>
      </w:r>
      <w:ins w:id="17" w:author="Vladlena.Gertseva" w:date="2024-08-08T14:18:00Z">
        <w:r w:rsidR="002F0B9F">
          <w:t xml:space="preserve">(GOA) </w:t>
        </w:r>
      </w:ins>
      <w:r>
        <w:t xml:space="preserve">rex sole </w:t>
      </w:r>
      <w:r w:rsidR="009D286E">
        <w:t>was</w:t>
      </w:r>
      <w:r w:rsidR="000E7BEC">
        <w:t xml:space="preserve"> historically modeled </w:t>
      </w:r>
      <w:del w:id="18" w:author="Vladlena.Gertseva" w:date="2024-08-08T12:14:00Z">
        <w:r w:rsidR="000E7BEC" w:rsidDel="00C929A2">
          <w:delText>with missing</w:delText>
        </w:r>
      </w:del>
      <w:ins w:id="19" w:author="Vladlena.Gertseva" w:date="2024-08-08T12:14:00Z">
        <w:r w:rsidR="00C929A2">
          <w:t>without</w:t>
        </w:r>
      </w:ins>
      <w:r w:rsidR="000E7BEC">
        <w:t xml:space="preserve"> fishery age data </w:t>
      </w:r>
      <w:del w:id="20" w:author="Vladlena.Gertseva" w:date="2024-08-08T12:15:00Z">
        <w:r w:rsidR="000E7BEC" w:rsidDel="00C929A2">
          <w:delText xml:space="preserve">and </w:delText>
        </w:r>
      </w:del>
      <w:ins w:id="21" w:author="Vladlena.Gertseva" w:date="2024-08-08T14:23:00Z">
        <w:r w:rsidR="002F0B9F">
          <w:t xml:space="preserve">and </w:t>
        </w:r>
      </w:ins>
      <w:ins w:id="22" w:author="Vladlena.Gertseva" w:date="2024-08-08T12:15:00Z">
        <w:r w:rsidR="00C929A2">
          <w:t xml:space="preserve">with </w:t>
        </w:r>
      </w:ins>
      <w:r>
        <w:t>a</w:t>
      </w:r>
      <w:r w:rsidR="000E7BEC">
        <w:t xml:space="preserve"> single-area</w:t>
      </w:r>
      <w:r>
        <w:t xml:space="preserve"> </w:t>
      </w:r>
      <w:del w:id="23" w:author="Vladlena.Gertseva" w:date="2024-08-08T14:23:00Z">
        <w:r w:rsidDel="002F0B9F">
          <w:delText xml:space="preserve">stock assessment </w:delText>
        </w:r>
      </w:del>
      <w:ins w:id="24" w:author="Vladlena.Gertseva" w:date="2024-08-08T14:23:00Z">
        <w:r w:rsidR="002F0B9F">
          <w:t xml:space="preserve">model </w:t>
        </w:r>
      </w:ins>
      <w:r w:rsidR="000E7BEC">
        <w:t>that showed</w:t>
      </w:r>
      <w:r>
        <w:t xml:space="preserve"> </w:t>
      </w:r>
      <w:r w:rsidR="000E7BEC">
        <w:t>reasonable fits to data sources</w:t>
      </w:r>
      <w:ins w:id="25" w:author="Vladlena.Gertseva" w:date="2024-08-08T14:23:00Z">
        <w:r w:rsidR="002F0B9F">
          <w:t>,</w:t>
        </w:r>
      </w:ins>
      <w:r w:rsidR="000E7BEC">
        <w:t xml:space="preserve"> </w:t>
      </w:r>
      <w:del w:id="26" w:author="Vladlena.Gertseva" w:date="2024-08-08T14:16:00Z">
        <w:r w:rsidR="000E7BEC" w:rsidDel="002F0B9F">
          <w:delText xml:space="preserve">and </w:delText>
        </w:r>
      </w:del>
      <w:ins w:id="27" w:author="Vladlena.Gertseva" w:date="2024-08-08T14:16:00Z">
        <w:r w:rsidR="002F0B9F">
          <w:t xml:space="preserve">but </w:t>
        </w:r>
      </w:ins>
      <w:r w:rsidR="000E7BEC">
        <w:t>very hi</w:t>
      </w:r>
      <w:r w:rsidR="0005483B">
        <w:t xml:space="preserve">gh </w:t>
      </w:r>
      <w:ins w:id="28" w:author="Vladlena.Gertseva" w:date="2024-08-08T14:17:00Z">
        <w:r w:rsidR="002F0B9F">
          <w:t xml:space="preserve">estimates of </w:t>
        </w:r>
      </w:ins>
      <w:commentRangeStart w:id="29"/>
      <w:r w:rsidR="0005483B">
        <w:t>fishery</w:t>
      </w:r>
      <w:ins w:id="30" w:author="Vladlena.Gertseva" w:date="2024-08-08T14:17:00Z">
        <w:r w:rsidR="002F0B9F">
          <w:t xml:space="preserve"> mortality based management</w:t>
        </w:r>
      </w:ins>
      <w:r w:rsidR="0005483B">
        <w:t xml:space="preserve"> reference points</w:t>
      </w:r>
      <w:r w:rsidR="000E7BEC">
        <w:t xml:space="preserve"> </w:t>
      </w:r>
      <w:commentRangeEnd w:id="29"/>
      <w:r w:rsidR="006D52E5">
        <w:rPr>
          <w:rStyle w:val="CommentReference"/>
        </w:rPr>
        <w:commentReference w:id="29"/>
      </w:r>
      <w:del w:id="31" w:author="Vladlena.Gertseva" w:date="2024-08-08T14:17:00Z">
        <w:r w:rsidR="0005483B" w:rsidDel="002F0B9F">
          <w:delText>(</w:delText>
        </w:r>
        <w:r w:rsidR="000E7BEC" w:rsidRPr="000E7BEC" w:rsidDel="002F0B9F">
          <w:rPr>
            <w:i/>
          </w:rPr>
          <w:delText>F</w:delText>
        </w:r>
        <w:r w:rsidR="000E7BEC" w:rsidRPr="000E7BEC" w:rsidDel="002F0B9F">
          <w:rPr>
            <w:vertAlign w:val="subscript"/>
          </w:rPr>
          <w:delText>40%</w:delText>
        </w:r>
        <w:r w:rsidR="000E7BEC" w:rsidDel="002F0B9F">
          <w:delText xml:space="preserve"> of 1.79</w:delText>
        </w:r>
        <w:r w:rsidR="0005483B" w:rsidDel="002F0B9F">
          <w:delText>)</w:delText>
        </w:r>
      </w:del>
    </w:p>
    <w:p w14:paraId="42723C11" w14:textId="254AC9ED" w:rsidR="000E7BEC" w:rsidRDefault="000E7BEC" w:rsidP="000E7BEC">
      <w:pPr>
        <w:pStyle w:val="ListParagraph"/>
        <w:numPr>
          <w:ilvl w:val="0"/>
          <w:numId w:val="18"/>
        </w:numPr>
      </w:pPr>
      <w:del w:id="32" w:author="Vladlena.Gertseva" w:date="2024-08-08T14:17:00Z">
        <w:r w:rsidDel="002F0B9F">
          <w:delText xml:space="preserve">Adding </w:delText>
        </w:r>
      </w:del>
      <w:ins w:id="33" w:author="Vladlena.Gertseva" w:date="2024-08-08T14:18:00Z">
        <w:r w:rsidR="002F0B9F">
          <w:t>Including</w:t>
        </w:r>
      </w:ins>
      <w:ins w:id="34" w:author="Vladlena.Gertseva" w:date="2024-08-08T14:17:00Z">
        <w:r w:rsidR="002F0B9F">
          <w:t xml:space="preserve"> </w:t>
        </w:r>
      </w:ins>
      <w:r>
        <w:t>fishery age data to the</w:t>
      </w:r>
      <w:r w:rsidR="0005483B">
        <w:t xml:space="preserve"> one-area</w:t>
      </w:r>
      <w:r>
        <w:t xml:space="preserve"> </w:t>
      </w:r>
      <w:del w:id="35" w:author="Vladlena.Gertseva" w:date="2024-08-08T14:18:00Z">
        <w:r w:rsidDel="002F0B9F">
          <w:delText xml:space="preserve">GOA </w:delText>
        </w:r>
      </w:del>
      <w:r>
        <w:t xml:space="preserve">rex sole model led to poor fits to fishery length data </w:t>
      </w:r>
      <w:del w:id="36" w:author="Vladlena.Gertseva" w:date="2024-08-08T14:18:00Z">
        <w:r w:rsidDel="002F0B9F">
          <w:delText xml:space="preserve">and </w:delText>
        </w:r>
      </w:del>
      <w:ins w:id="37" w:author="Vladlena.Gertseva" w:date="2024-08-08T14:18:00Z">
        <w:r w:rsidR="002F0B9F">
          <w:t xml:space="preserve">but </w:t>
        </w:r>
      </w:ins>
      <w:ins w:id="38" w:author="Vladlena.Gertseva" w:date="2024-08-08T14:24:00Z">
        <w:r w:rsidR="002F0B9F">
          <w:t>reasonable (</w:t>
        </w:r>
      </w:ins>
      <w:r>
        <w:t>substantially lower</w:t>
      </w:r>
      <w:ins w:id="39" w:author="Vladlena.Gertseva" w:date="2024-08-08T14:24:00Z">
        <w:r w:rsidR="002F0B9F">
          <w:t>)</w:t>
        </w:r>
      </w:ins>
      <w:r>
        <w:t xml:space="preserve"> fishery </w:t>
      </w:r>
      <w:ins w:id="40" w:author="Vladlena.Gertseva" w:date="2024-08-08T14:24:00Z">
        <w:r w:rsidR="002F0B9F">
          <w:t xml:space="preserve">mortality based </w:t>
        </w:r>
      </w:ins>
      <w:r>
        <w:t xml:space="preserve">reference points </w:t>
      </w:r>
      <w:del w:id="41" w:author="Vladlena.Gertseva" w:date="2024-08-08T14:22:00Z">
        <w:r w:rsidR="0005483B" w:rsidDel="002F0B9F">
          <w:delText>(</w:delText>
        </w:r>
        <w:r w:rsidRPr="000E7BEC" w:rsidDel="002F0B9F">
          <w:rPr>
            <w:i/>
          </w:rPr>
          <w:delText>F</w:delText>
        </w:r>
        <w:r w:rsidRPr="000E7BEC" w:rsidDel="002F0B9F">
          <w:rPr>
            <w:vertAlign w:val="subscript"/>
          </w:rPr>
          <w:delText>40%</w:delText>
        </w:r>
        <w:r w:rsidDel="002F0B9F">
          <w:delText xml:space="preserve"> of 0.22</w:delText>
        </w:r>
        <w:r w:rsidR="0005483B" w:rsidDel="002F0B9F">
          <w:delText>)</w:delText>
        </w:r>
      </w:del>
    </w:p>
    <w:p w14:paraId="1827293F" w14:textId="46A0D186" w:rsidR="000E7BEC" w:rsidRDefault="000E7BEC" w:rsidP="000E7BEC">
      <w:pPr>
        <w:pStyle w:val="ListParagraph"/>
        <w:numPr>
          <w:ilvl w:val="0"/>
          <w:numId w:val="18"/>
        </w:numPr>
      </w:pPr>
      <w:r>
        <w:t xml:space="preserve">Data exploration </w:t>
      </w:r>
      <w:del w:id="42" w:author="Vladlena.Gertseva" w:date="2024-08-08T14:19:00Z">
        <w:r w:rsidDel="002F0B9F">
          <w:delText xml:space="preserve">showed </w:delText>
        </w:r>
      </w:del>
      <w:ins w:id="43" w:author="Vladlena.Gertseva" w:date="2024-08-08T14:19:00Z">
        <w:r w:rsidR="002F0B9F">
          <w:t xml:space="preserve">revealed </w:t>
        </w:r>
      </w:ins>
      <w:r>
        <w:t xml:space="preserve">two distinct </w:t>
      </w:r>
      <w:ins w:id="44" w:author="Vladlena.Gertseva" w:date="2024-08-08T14:24:00Z">
        <w:r w:rsidR="002F0B9F">
          <w:t xml:space="preserve">spatial </w:t>
        </w:r>
      </w:ins>
      <w:r>
        <w:t xml:space="preserve">growth patterns </w:t>
      </w:r>
      <w:del w:id="45" w:author="Vladlena.Gertseva" w:date="2024-08-08T14:24:00Z">
        <w:r w:rsidDel="002F0B9F">
          <w:delText xml:space="preserve">by area </w:delText>
        </w:r>
      </w:del>
      <w:r>
        <w:t>for GOA rex sole</w:t>
      </w:r>
    </w:p>
    <w:p w14:paraId="10F79B82" w14:textId="2281EBE9" w:rsidR="005F3B8B" w:rsidRPr="0031778B" w:rsidRDefault="000E7BEC" w:rsidP="000E7BEC">
      <w:pPr>
        <w:pStyle w:val="ListParagraph"/>
        <w:numPr>
          <w:ilvl w:val="0"/>
          <w:numId w:val="18"/>
        </w:numPr>
      </w:pPr>
      <w:del w:id="46" w:author="Vladlena.Gertseva" w:date="2024-08-08T14:19:00Z">
        <w:r w:rsidDel="002F0B9F">
          <w:delText xml:space="preserve">Using </w:delText>
        </w:r>
      </w:del>
      <w:ins w:id="47" w:author="Vladlena.Gertseva" w:date="2024-08-08T14:19:00Z">
        <w:r w:rsidR="002F0B9F">
          <w:t xml:space="preserve">Developing </w:t>
        </w:r>
      </w:ins>
      <w:r>
        <w:t xml:space="preserve">a two-area model </w:t>
      </w:r>
      <w:del w:id="48" w:author="Vladlena.Gertseva" w:date="2024-08-08T14:19:00Z">
        <w:r w:rsidDel="002F0B9F">
          <w:delText xml:space="preserve">configuration </w:delText>
        </w:r>
      </w:del>
      <w:r>
        <w:t xml:space="preserve">with growth </w:t>
      </w:r>
      <w:ins w:id="49" w:author="Vladlena.Gertseva" w:date="2024-08-08T12:16:00Z">
        <w:r w:rsidR="00C929A2">
          <w:t xml:space="preserve">parameters </w:t>
        </w:r>
      </w:ins>
      <w:r>
        <w:t xml:space="preserve">estimated separately </w:t>
      </w:r>
      <w:del w:id="50" w:author="Vladlena.Gertseva" w:date="2024-08-08T12:16:00Z">
        <w:r w:rsidDel="00C929A2">
          <w:delText xml:space="preserve">by </w:delText>
        </w:r>
      </w:del>
      <w:ins w:id="51" w:author="Vladlena.Gertseva" w:date="2024-08-08T12:16:00Z">
        <w:r w:rsidR="00C929A2">
          <w:t xml:space="preserve">for each </w:t>
        </w:r>
      </w:ins>
      <w:r>
        <w:t xml:space="preserve">area led to </w:t>
      </w:r>
      <w:del w:id="52" w:author="Vladlena.Gertseva" w:date="2024-08-08T14:20:00Z">
        <w:r w:rsidDel="002F0B9F">
          <w:delText>substantially lower</w:delText>
        </w:r>
      </w:del>
      <w:ins w:id="53" w:author="Vladlena.Gertseva" w:date="2024-08-08T14:20:00Z">
        <w:r w:rsidR="002F0B9F">
          <w:t>reasonable estimates of</w:t>
        </w:r>
      </w:ins>
      <w:r>
        <w:t xml:space="preserve"> fishery </w:t>
      </w:r>
      <w:ins w:id="54" w:author="Vladlena.Gertseva" w:date="2024-08-08T14:21:00Z">
        <w:r w:rsidR="002F0B9F">
          <w:t xml:space="preserve">mortality based </w:t>
        </w:r>
      </w:ins>
      <w:r>
        <w:t>reference points</w:t>
      </w:r>
      <w:del w:id="55" w:author="Vladlena.Gertseva" w:date="2024-08-08T14:21:00Z">
        <w:r w:rsidDel="002F0B9F">
          <w:delText xml:space="preserve"> </w:delText>
        </w:r>
      </w:del>
      <w:del w:id="56" w:author="Vladlena.Gertseva" w:date="2024-08-08T14:22:00Z">
        <w:r w:rsidDel="002F0B9F">
          <w:delText xml:space="preserve">than for the one-area model with </w:delText>
        </w:r>
      </w:del>
      <w:del w:id="57" w:author="Vladlena.Gertseva" w:date="2024-08-08T12:16:00Z">
        <w:r w:rsidDel="00C929A2">
          <w:delText xml:space="preserve">missing </w:delText>
        </w:r>
      </w:del>
      <w:del w:id="58" w:author="Vladlena.Gertseva" w:date="2024-08-08T14:22:00Z">
        <w:r w:rsidDel="002F0B9F">
          <w:delText>fishery age data</w:delText>
        </w:r>
      </w:del>
      <w:r>
        <w:t>, regardless of inclusion of fishery age data</w:t>
      </w:r>
      <w:del w:id="59" w:author="Vladlena.Gertseva" w:date="2024-08-08T14:25:00Z">
        <w:r w:rsidDel="002F0B9F">
          <w:delText xml:space="preserve"> in the two-area model configuration</w:delText>
        </w:r>
      </w:del>
      <w:r>
        <w:t>.</w:t>
      </w:r>
      <w:r w:rsidRPr="0031778B">
        <w:t xml:space="preserve"> </w:t>
      </w:r>
    </w:p>
    <w:p w14:paraId="0FB4133E" w14:textId="77777777" w:rsidR="005B77D8" w:rsidRDefault="005B77D8" w:rsidP="005B77D8">
      <w:pPr>
        <w:pStyle w:val="Heading2"/>
      </w:pPr>
      <w:r>
        <w:lastRenderedPageBreak/>
        <w:t>Abstract</w:t>
      </w:r>
    </w:p>
    <w:p w14:paraId="0A52E83A" w14:textId="5EF562E3" w:rsidR="005B77D8" w:rsidRDefault="005B77D8" w:rsidP="005B77D8">
      <w:del w:id="60" w:author="Vladlena.Gertseva" w:date="2024-08-08T14:26:00Z">
        <w:r w:rsidRPr="009310D9" w:rsidDel="00440D26">
          <w:delText>Conventional s</w:delText>
        </w:r>
      </w:del>
      <w:ins w:id="61" w:author="Vladlena.Gertseva" w:date="2024-08-08T14:26:00Z">
        <w:r w:rsidR="00440D26">
          <w:t>S</w:t>
        </w:r>
      </w:ins>
      <w:r w:rsidRPr="009310D9">
        <w:t xml:space="preserve">tock assessment models </w:t>
      </w:r>
      <w:del w:id="62" w:author="Vladlena.Gertseva" w:date="2024-08-07T14:31:00Z">
        <w:r w:rsidRPr="009310D9" w:rsidDel="001768E5">
          <w:delText>are one-area,</w:delText>
        </w:r>
      </w:del>
      <w:ins w:id="63" w:author="Vladlena.Gertseva" w:date="2024-08-07T14:31:00Z">
        <w:r w:rsidR="001768E5">
          <w:t>often</w:t>
        </w:r>
      </w:ins>
      <w:r w:rsidRPr="009310D9">
        <w:t xml:space="preserve"> </w:t>
      </w:r>
      <w:del w:id="64" w:author="Vladlena.Gertseva" w:date="2024-08-07T14:31:00Z">
        <w:r w:rsidRPr="009310D9" w:rsidDel="001768E5">
          <w:delText xml:space="preserve">assuming </w:delText>
        </w:r>
      </w:del>
      <w:ins w:id="65" w:author="Vladlena.Gertseva" w:date="2024-08-07T14:31:00Z">
        <w:r w:rsidR="001768E5" w:rsidRPr="009310D9">
          <w:t>assum</w:t>
        </w:r>
        <w:r w:rsidR="001768E5">
          <w:t>e</w:t>
        </w:r>
        <w:r w:rsidR="001768E5" w:rsidRPr="009310D9">
          <w:t xml:space="preserve"> </w:t>
        </w:r>
      </w:ins>
      <w:r w:rsidRPr="009310D9">
        <w:t>a uniform growth</w:t>
      </w:r>
      <w:r>
        <w:t xml:space="preserve"> pattern across space and time. </w:t>
      </w:r>
      <w:r w:rsidRPr="009310D9">
        <w:t>For many species, survey age dat</w:t>
      </w:r>
      <w:r w:rsidR="00452ED2">
        <w:t>a may be available for use in</w:t>
      </w:r>
      <w:r w:rsidRPr="009310D9">
        <w:t xml:space="preserve"> integrated statistical catch-at-age model</w:t>
      </w:r>
      <w:r w:rsidR="00452ED2">
        <w:t>s</w:t>
      </w:r>
      <w:r w:rsidRPr="009310D9">
        <w:t xml:space="preserve">, but fishery </w:t>
      </w:r>
      <w:del w:id="66" w:author="Vladlena.Gertseva" w:date="2024-08-07T14:34:00Z">
        <w:r w:rsidRPr="009310D9" w:rsidDel="001768E5">
          <w:delText xml:space="preserve">ages </w:delText>
        </w:r>
      </w:del>
      <w:ins w:id="67" w:author="Vladlena.Gertseva" w:date="2024-08-07T14:34:00Z">
        <w:r w:rsidR="001768E5" w:rsidRPr="009310D9">
          <w:t>age</w:t>
        </w:r>
        <w:r w:rsidR="001768E5">
          <w:t xml:space="preserve"> </w:t>
        </w:r>
      </w:ins>
      <w:ins w:id="68" w:author="Vladlena.Gertseva" w:date="2024-08-07T14:35:00Z">
        <w:r w:rsidR="001768E5">
          <w:t>structures</w:t>
        </w:r>
      </w:ins>
      <w:ins w:id="69" w:author="Vladlena.Gertseva" w:date="2024-08-07T14:34:00Z">
        <w:r w:rsidR="001768E5" w:rsidRPr="009310D9">
          <w:t xml:space="preserve"> </w:t>
        </w:r>
      </w:ins>
      <w:r w:rsidRPr="009310D9">
        <w:t>may not have been collected</w:t>
      </w:r>
      <w:ins w:id="70" w:author="Vladlena.Gertseva" w:date="2024-08-07T14:34:00Z">
        <w:r w:rsidR="001768E5">
          <w:t xml:space="preserve"> or processed</w:t>
        </w:r>
      </w:ins>
      <w:r w:rsidRPr="009310D9">
        <w:t>. This is the case for many Gulf of Alaska</w:t>
      </w:r>
      <w:r w:rsidR="00452ED2">
        <w:t xml:space="preserve"> (GOA)</w:t>
      </w:r>
      <w:r w:rsidRPr="009310D9">
        <w:t xml:space="preserve"> groundf</w:t>
      </w:r>
      <w:r>
        <w:t xml:space="preserve">ish species. </w:t>
      </w:r>
      <w:r w:rsidRPr="009310D9">
        <w:t>Spatial growth patterns</w:t>
      </w:r>
      <w:ins w:id="71" w:author="Vladlena.Gertseva" w:date="2024-08-08T14:27:00Z">
        <w:r w:rsidR="00440D26">
          <w:t xml:space="preserve"> in survey data</w:t>
        </w:r>
      </w:ins>
      <w:r w:rsidRPr="009310D9">
        <w:t xml:space="preserve"> may </w:t>
      </w:r>
      <w:ins w:id="72" w:author="Vladlena.Gertseva" w:date="2024-08-08T14:27:00Z">
        <w:r w:rsidR="00440D26">
          <w:t xml:space="preserve">be masked by </w:t>
        </w:r>
      </w:ins>
      <w:del w:id="73" w:author="Vladlena.Gertseva" w:date="2024-08-08T14:27:00Z">
        <w:r w:rsidRPr="009310D9" w:rsidDel="00440D26">
          <w:delText xml:space="preserve">appear </w:delText>
        </w:r>
      </w:del>
      <w:del w:id="74" w:author="Ian.Taylor" w:date="2024-08-20T09:36:00Z">
        <w:r w:rsidRPr="009310D9" w:rsidDel="008576AC">
          <w:delText xml:space="preserve">as </w:delText>
        </w:r>
      </w:del>
      <w:r w:rsidRPr="009310D9">
        <w:t xml:space="preserve">high variability in length-at-age when viewing </w:t>
      </w:r>
      <w:del w:id="75" w:author="Vladlena.Gertseva" w:date="2024-08-08T14:28:00Z">
        <w:r w:rsidRPr="009310D9" w:rsidDel="00440D26">
          <w:delText>and analyzin</w:delText>
        </w:r>
        <w:r w:rsidDel="00440D26">
          <w:delText xml:space="preserve">g </w:delText>
        </w:r>
      </w:del>
      <w:r>
        <w:t xml:space="preserve">data in aggregate over space. </w:t>
      </w:r>
      <w:r w:rsidRPr="009310D9">
        <w:t>Here, using GOA rex sole as an example, we show that ignoring a spatial difference in the maximum length of fish in the absence of fishery age data can lead to highly mis</w:t>
      </w:r>
      <w:del w:id="76" w:author="Ian.Taylor" w:date="2024-08-22T15:33:00Z">
        <w:r w:rsidRPr="009310D9" w:rsidDel="00775DDA">
          <w:delText>-</w:delText>
        </w:r>
      </w:del>
      <w:r w:rsidRPr="009310D9">
        <w:t>specified assessment models with s</w:t>
      </w:r>
      <w:r>
        <w:t xml:space="preserve">eemingly reasonable model fits. </w:t>
      </w:r>
      <w:r w:rsidRPr="009310D9">
        <w:t>Key factors that contribute to mis</w:t>
      </w:r>
      <w:del w:id="77" w:author="Ian.Taylor" w:date="2024-08-22T15:33:00Z">
        <w:r w:rsidRPr="009310D9" w:rsidDel="00775DDA">
          <w:delText>-</w:delText>
        </w:r>
      </w:del>
      <w:r w:rsidRPr="009310D9">
        <w:t xml:space="preserve">specification are (1) differences in fishing mortality rates across </w:t>
      </w:r>
      <w:r w:rsidR="00452ED2">
        <w:t xml:space="preserve">areas that correspond with distinct </w:t>
      </w:r>
      <w:r w:rsidRPr="009310D9">
        <w:t>growth morphs such that growth estimates are unrepresentative of the size-at-age of the catches, and (2) high variability around growth estimates, which allow</w:t>
      </w:r>
      <w:r w:rsidR="002C2418">
        <w:t>s</w:t>
      </w:r>
      <w:r w:rsidRPr="009310D9">
        <w:t xml:space="preserve"> the model excess flexibility in e</w:t>
      </w:r>
      <w:r>
        <w:t xml:space="preserve">stimation of selectivity curves. </w:t>
      </w:r>
      <w:r w:rsidRPr="009310D9">
        <w:t>We show that the addition of newly-available fishery age data led to poor, biased fits to age- and length-composition data, which were greatly improved by implementing a two-area model, estimating growth separately for each area. For the example of GOA rex sole, an assumption of sedentary adults and global pooling of larvae with a constant, estimated proportion of recruitment allocated to each area appeare</w:t>
      </w:r>
      <w:r>
        <w:t xml:space="preserve">d to be reasonable assumptions. </w:t>
      </w:r>
      <w:r w:rsidRPr="009310D9">
        <w:t xml:space="preserve">The GOA rex sole example is the first known </w:t>
      </w:r>
      <w:commentRangeStart w:id="78"/>
      <w:del w:id="79" w:author="Ian.Taylor" w:date="2024-08-20T09:38:00Z">
        <w:r w:rsidRPr="009310D9" w:rsidDel="008576AC">
          <w:delText xml:space="preserve">2-area </w:delText>
        </w:r>
      </w:del>
      <w:del w:id="80" w:author="Vladlena.Gertseva" w:date="2024-08-08T14:30:00Z">
        <w:r w:rsidRPr="009310D9" w:rsidDel="006A6660">
          <w:delText xml:space="preserve">growth-morph </w:delText>
        </w:r>
      </w:del>
      <w:r w:rsidRPr="009310D9">
        <w:t xml:space="preserve">model </w:t>
      </w:r>
      <w:ins w:id="81" w:author="Ian.Taylor" w:date="2024-08-20T09:38:00Z">
        <w:r w:rsidR="008576AC">
          <w:t xml:space="preserve">with spatial differences in growth </w:t>
        </w:r>
        <w:commentRangeEnd w:id="78"/>
        <w:r w:rsidR="008576AC">
          <w:rPr>
            <w:rStyle w:val="CommentReference"/>
          </w:rPr>
          <w:commentReference w:id="78"/>
        </w:r>
      </w:ins>
      <w:r w:rsidRPr="009310D9">
        <w:t xml:space="preserve">to be used as a “production assessment” for specifying Allowable Biological Catch (ABC). While a one-area GOA rex sole model estimated </w:t>
      </w:r>
      <w:r w:rsidRPr="003D6009">
        <w:rPr>
          <w:i/>
        </w:rPr>
        <w:t>F</w:t>
      </w:r>
      <w:r w:rsidRPr="003D6009">
        <w:rPr>
          <w:vertAlign w:val="subscript"/>
        </w:rPr>
        <w:t>40%</w:t>
      </w:r>
      <w:r w:rsidRPr="009310D9">
        <w:t xml:space="preserve"> = 1.47 (due to recruitment to the fishery estimated as occurring after maturity), the two-area m</w:t>
      </w:r>
      <w:r>
        <w:t xml:space="preserve">odel estimated an </w:t>
      </w:r>
      <w:r w:rsidR="003D6009" w:rsidRPr="003D6009">
        <w:rPr>
          <w:i/>
        </w:rPr>
        <w:t>F</w:t>
      </w:r>
      <w:r w:rsidR="003D6009" w:rsidRPr="003D6009">
        <w:rPr>
          <w:vertAlign w:val="subscript"/>
        </w:rPr>
        <w:t>40%</w:t>
      </w:r>
      <w:r>
        <w:t xml:space="preserve"> of 0.6. In addition</w:t>
      </w:r>
      <w:r w:rsidRPr="009310D9">
        <w:t>, a two-area model excluding fits to fishery age data shows similar estimates of biomass and fishery reference points as for the same model including fits to fishery age data, suggesting that an area-specific or time-varying approach to estimating growth may be worthwhile for reducing mis</w:t>
      </w:r>
      <w:del w:id="82" w:author="Ian.Taylor" w:date="2024-08-22T15:33:00Z">
        <w:r w:rsidRPr="009310D9" w:rsidDel="00775DDA">
          <w:delText>-</w:delText>
        </w:r>
      </w:del>
      <w:r w:rsidRPr="009310D9">
        <w:t>specification for other species</w:t>
      </w:r>
      <w:r>
        <w:t xml:space="preserve"> exhibiting spatial </w:t>
      </w:r>
      <w:r w:rsidRPr="009310D9">
        <w:t>growth patterns</w:t>
      </w:r>
      <w:r>
        <w:t xml:space="preserve"> and where fishery age data are unavailable.</w:t>
      </w:r>
    </w:p>
    <w:p w14:paraId="29A39D1D" w14:textId="77777777" w:rsidR="005B77D8" w:rsidRDefault="005B77D8" w:rsidP="005B77D8">
      <w:pPr>
        <w:pStyle w:val="Heading2"/>
      </w:pPr>
      <w:r>
        <w:t>Introduction</w:t>
      </w:r>
    </w:p>
    <w:p w14:paraId="2D05C7EF" w14:textId="10D30B37" w:rsidR="005A088E" w:rsidRDefault="003E49DF" w:rsidP="00704CB2">
      <w:r>
        <w:t xml:space="preserve">Although </w:t>
      </w:r>
      <w:commentRangeStart w:id="83"/>
      <w:r>
        <w:t>s</w:t>
      </w:r>
      <w:r w:rsidR="005B77D8">
        <w:t xml:space="preserve">ingle-area </w:t>
      </w:r>
      <w:commentRangeEnd w:id="83"/>
      <w:r w:rsidR="000B7D45">
        <w:rPr>
          <w:rStyle w:val="CommentReference"/>
        </w:rPr>
        <w:commentReference w:id="83"/>
      </w:r>
      <w:r w:rsidR="005B77D8">
        <w:t>age-structured statistical catch-at-age models are commonly used to asses</w:t>
      </w:r>
      <w:r w:rsidR="005A088E">
        <w:t xml:space="preserve">s fish stocks around the world </w:t>
      </w:r>
      <w:r w:rsidR="005A088E">
        <w:fldChar w:fldCharType="begin"/>
      </w:r>
      <w:r w:rsidR="00E0070D">
        <w:instrText xml:space="preserve"> ADDIN ZOTERO_ITEM CSL_CITATION {"citationID":"2wu36Wer","properties":{"formattedCitation":"(Maunder and Punt, 2013)","plainCitation":"(Maunder and Punt, 2013)","noteIndex":0},"citationItems":[{"id":71,"uris":["http://zotero.org/users/local/PZ8SvsLg/items/G6H59FES",["http://zotero.org/users/local/PZ8SvsLg/items/G6H59FES"],"http://zotero.org/users/5331848/items/G6H59FES"],"itemData":{"id":71,"type":"article-journal","abstract":"Limited data, and the requirement to provide science-based advice for exploited populations, have led to the development of statistical methods that combine several sources of information into a single analysis. This approach, “integrated analysis”, was first formulated by Fournier and Archibald in 1982. Contemporary use of integrated analysis involves using all available data, in as raw a form as appropriate, in a single analysis. Analyses that were traditionally carried out independently are now conducted simultaneously through likelihood functions that include multiple data sources. For example, the traditional analysis of converting catch-at-length data into catch-at-age data for use in an age-structured population dynamics models can be avoided by including the basic data used in this conversion, length-frequency and conditional age-at-length data, in the likelihood function. This allows for consistency in assumptions and permits the uncertainty associated with both data sources to be propagated to final model outputs, such as catch limits under harvest control rules. The development of the AD Model Builder software has greatly facilitated the use of integrated analyses, and there are now several general stock assessment models (e.g., Stock Synthesis) that allow many data types and model assumptions to be analyzed simultaneously. In this paper, we define integrated analysis, describe its history and development, give several examples, and describe the advantages of and problems with integrated analysis.","container-title":"Fisheries Research","DOI":"10.1016/j.fishres.2012.07.025","ISSN":"0165-7836","journalAbbreviation":"Fisheries Research","language":"en","page":"61-74","source":"ScienceDirect","title":"A review of integrated analysis in fisheries stock assessment","volume":"142","author":[{"family":"Maunder","given":"Mark N."},{"family":"Punt","given":"André E."}],"issued":{"date-parts":[["2013",5,1]]}}}],"schema":"https://github.com/citation-style-language/schema/raw/master/csl-citation.json"} </w:instrText>
      </w:r>
      <w:r w:rsidR="005A088E">
        <w:fldChar w:fldCharType="separate"/>
      </w:r>
      <w:r w:rsidR="000478E9" w:rsidRPr="000478E9">
        <w:rPr>
          <w:rFonts w:cs="Times New Roman"/>
        </w:rPr>
        <w:t>(Maunder and Punt, 2013)</w:t>
      </w:r>
      <w:r w:rsidR="005A088E">
        <w:fldChar w:fldCharType="end"/>
      </w:r>
      <w:r w:rsidR="00704CB2">
        <w:t xml:space="preserve">, </w:t>
      </w:r>
      <w:r w:rsidR="006B2FA9">
        <w:t xml:space="preserve">many approaches to spatial stock assessment and accounting for spatial patterns in population and fishing processes have </w:t>
      </w:r>
      <w:r>
        <w:t>been developed</w:t>
      </w:r>
      <w:r w:rsidR="00D97762">
        <w:t xml:space="preserve"> </w:t>
      </w:r>
      <w:r w:rsidR="00D97762">
        <w:fldChar w:fldCharType="begin"/>
      </w:r>
      <w:r w:rsidR="00E0070D">
        <w:instrText xml:space="preserve"> ADDIN ZOTERO_ITEM CSL_CITATION {"citationID":"ngpVyUIf","properties":{"formattedCitation":"(Punt, 2019)","plainCitation":"(Punt, 2019)","noteIndex":0},"citationItems":[{"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D97762">
        <w:fldChar w:fldCharType="separate"/>
      </w:r>
      <w:r w:rsidR="000478E9" w:rsidRPr="000478E9">
        <w:rPr>
          <w:rFonts w:cs="Times New Roman"/>
        </w:rPr>
        <w:t>(Punt, 2019)</w:t>
      </w:r>
      <w:r w:rsidR="00D97762">
        <w:fldChar w:fldCharType="end"/>
      </w:r>
      <w:r w:rsidR="00704CB2">
        <w:t xml:space="preserve">. </w:t>
      </w:r>
      <w:commentRangeStart w:id="84"/>
      <w:r w:rsidR="006B2FA9">
        <w:t xml:space="preserve">Simulation studies show that </w:t>
      </w:r>
      <w:del w:id="85" w:author="Vladlena.Gertseva" w:date="2024-08-07T14:38:00Z">
        <w:r w:rsidR="006B2FA9" w:rsidDel="00CE4765">
          <w:delText xml:space="preserve">while </w:delText>
        </w:r>
      </w:del>
      <w:r w:rsidR="006B2FA9">
        <w:t>spatial assessment approaches often generate more accurate estimates of population abundance</w:t>
      </w:r>
      <w:commentRangeEnd w:id="84"/>
      <w:r w:rsidR="00192197">
        <w:rPr>
          <w:rStyle w:val="CommentReference"/>
        </w:rPr>
        <w:commentReference w:id="84"/>
      </w:r>
      <w:r w:rsidR="00B24B28">
        <w:t>. S</w:t>
      </w:r>
      <w:r w:rsidR="00310F1F">
        <w:t>everal cases exist where ignoring spatial aspects of population processes led to major failures in fisheries man</w:t>
      </w:r>
      <w:r w:rsidR="00E0070D">
        <w:t xml:space="preserve">agement </w:t>
      </w:r>
      <w:r w:rsidR="00E0070D">
        <w:fldChar w:fldCharType="begin"/>
      </w:r>
      <w:r w:rsidR="00E0070D">
        <w:instrText xml:space="preserve"> ADDIN ZOTERO_ITEM CSL_CITATION {"citationID":"YNNI7gvU","properties":{"formattedCitation":"(Cadrin, 2020)","plainCitation":"(Cadrin, 2020)","noteIndex":0},"citationItems":[{"id":161,"uris":["http://zotero.org/users/5331848/items/XBPUNGIA"],"itemData":{"id":161,"type":"article-journal","abstract":"In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X."}],"issued":{"date-parts":[["2020",1,1]]}}}],"schema":"https://github.com/citation-style-language/schema/raw/master/csl-citation.json"} </w:instrText>
      </w:r>
      <w:r w:rsidR="00E0070D">
        <w:fldChar w:fldCharType="separate"/>
      </w:r>
      <w:r w:rsidR="000478E9" w:rsidRPr="000478E9">
        <w:rPr>
          <w:rFonts w:cs="Times New Roman"/>
        </w:rPr>
        <w:t>(Cadrin, 2020)</w:t>
      </w:r>
      <w:r w:rsidR="00E0070D">
        <w:fldChar w:fldCharType="end"/>
      </w:r>
      <w:r w:rsidR="00310F1F">
        <w:t>. However, s</w:t>
      </w:r>
      <w:r w:rsidR="006B2FA9">
        <w:t xml:space="preserve">plitting data sources into multiple spatially-explicit, but smaller data sets can lead to high imprecision due to sparse data in some areas (Punt et al. 2019). </w:t>
      </w:r>
      <w:r w:rsidR="00310F1F">
        <w:t>In addition, s</w:t>
      </w:r>
      <w:r w:rsidR="006C08C0">
        <w:t>patial population models require assump</w:t>
      </w:r>
      <w:r w:rsidR="00DE4C89">
        <w:t xml:space="preserve">tions and estimation of parameters defining </w:t>
      </w:r>
      <w:r w:rsidR="006C08C0">
        <w:t>juvenile</w:t>
      </w:r>
      <w:r w:rsidR="00DE4C89">
        <w:t xml:space="preserve"> settlement</w:t>
      </w:r>
      <w:r w:rsidR="006C08C0">
        <w:t xml:space="preserve"> </w:t>
      </w:r>
      <w:r w:rsidR="00DE4C89">
        <w:t>and</w:t>
      </w:r>
      <w:r w:rsidR="006C08C0">
        <w:t xml:space="preserve"> adult movement</w:t>
      </w:r>
      <w:r w:rsidR="00E0070D">
        <w:t xml:space="preserve">  </w:t>
      </w:r>
      <w:r w:rsidR="00E0070D">
        <w:fldChar w:fldCharType="begin"/>
      </w:r>
      <w:r w:rsidR="0073174C">
        <w:instrText xml:space="preserve"> ADDIN ZOTERO_ITEM CSL_CITATION {"citationID":"gF3fQITS","properties":{"formattedCitation":"(Goethel et al., 2011; McGilliard and Hilborn, 2008)","plainCitation":"(Goethel et al., 2011; McGilliard and Hilborn, 2008)","noteIndex":0},"citationItems":[{"id":178,"uris":["http://zotero.org/users/5331848/items/PCPAMZA9"],"itemData":{"id":178,"type":"article-journal","container-title":"Reviews in Fisheries Science","DOI":"10.1080/10641262.2011.557451","ISSN":"1064-1262, 1547-6553","issue":"2","journalAbbreviation":"Reviews in Fisheries Science","language":"en","page":"119-136","source":"DOI.org (Crossref)","title":"Incorporating Spatial Structure in Stock Assessment: Movement Modeling in Marine Fish Population Dynamics","title-short":"Incorporating Spatial Structure in Stock Assessment","volume":"19","author":[{"family":"Goethel","given":"Daniel R."},{"family":"Quinn","given":"Terrance J."},{"family":"Cadrin","given":"Steven X."}],"issued":{"date-parts":[["2011",4]]}}},{"id":176,"uris":["http://zotero.org/users/5331848/items/D4C8PVB9"],"itemData":{"id":176,"type":"article-journal","abstract":"We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R."},{"family":"Hilborn","given":"Ray"}],"issued":{"date-parts":[["2008",11]]}}}],"schema":"https://github.com/citation-style-language/schema/raw/master/csl-citation.json"} </w:instrText>
      </w:r>
      <w:r w:rsidR="00E0070D">
        <w:fldChar w:fldCharType="separate"/>
      </w:r>
      <w:r w:rsidR="000478E9" w:rsidRPr="000478E9">
        <w:rPr>
          <w:rFonts w:cs="Times New Roman"/>
        </w:rPr>
        <w:t>(Goethel et al., 2011; McGilliard and Hilborn, 2008)</w:t>
      </w:r>
      <w:r w:rsidR="00E0070D">
        <w:fldChar w:fldCharType="end"/>
      </w:r>
      <w:r w:rsidR="006C08C0">
        <w:t xml:space="preserve">. </w:t>
      </w:r>
    </w:p>
    <w:p w14:paraId="0539A935" w14:textId="608454E6" w:rsidR="00522D27" w:rsidRDefault="00EB5706" w:rsidP="00D97762">
      <w:r>
        <w:t>M</w:t>
      </w:r>
      <w:commentRangeStart w:id="86"/>
      <w:r>
        <w:t xml:space="preserve">any stocks exhibit spatial variation in growth </w:t>
      </w:r>
      <w:r>
        <w:fldChar w:fldCharType="begin"/>
      </w:r>
      <w:r>
        <w:instrText xml:space="preserve"> ADDIN ZOTERO_ITEM CSL_CITATION {"citationID":"da4cKpgt","properties":{"formattedCitation":"(Gertseva et al., 2017; Punt et al., 2015)","plainCitation":"(Gertseva et al., 2017; Punt et al., 2015)","noteIndex":0},"citationItems":[{"id":189,"uris":["http://zotero.org/users/5331848/items/ZCF73WUZ"],"itemData":{"id":189,"type":"article-journal","abstract":"Marine fish populations exist in a complex environment, with oceanographic and fisheries factors affecting their dynamics. It has been shown that life history characteristics of marine fish vary in space and time. We examined spatial variability in growth of eight groundfish species in the Northeast Pacific Ocean to identify shared spatial patterns and hypothesize about common mechanisms behind them. Growth parameters were estimated in different areas over the latitudinal range of the species, and several hypotheses were tested as to how these parameters vary along the US west coast. Clear differences in spatial growth variability emerged among the species examined. Shelf species exhibit the highest growth rate between Cape Blanco and Cape Mendocino, which may, in part, be attributed to area-specific upwelling patterns in the California Current ecosystem, when nutrient-rich deep water is brought to the surface south of Cape Blanco and is uniquely distributed throughout this area, providing favourable conditions for primary productivity. Slope species showed a cline in asymptotic size (L∞), with L∞ increasing from south to north. This cline, previously attributed to fishery removals, also fits a specific case of the widely described Bergmann’s rule, and we explore specific potential ecological mechanisms behind this relationship.","container-title":"ICES Journal of Marine Science","DOI":"10.1093/icesjms/fsx016","ISSN":"1054-3139","issue":"6","journalAbbreviation":"ICES Journal of Marine Science","page":"1602-1613","source":"Silverchair","title":"Spatial growth variability in marine fish: example from Northeast Pacific groundfish","title-short":"Spatial growth variability in marine fish","volume":"74","author":[{"family":"Gertseva","given":"Vladlena"},{"family":"Matson","given":"Sean E."},{"family":"Cope","given":"Jason"}],"issued":{"date-parts":[["2017",7,1]]}}},{"id":194,"uris":["http://zotero.org/users/5331848/items/TKBM2ZAI"],"itemData":{"id":194,"type":"article-journal","abstract":"Most fisheries stock assessment methods are based on the assumption that fish are homogeneously distributed across the area being assessed or that fish movement is such that local fishing pressure does not lead to heterogeneous spatial patterns of abundance. However, this assumption is seldom valid in practice. Seven alternative approaches for conducting assessments when confronted with possible spatial variation in fishing mortality, growth and recruitment are identified. These approaches range from ignoring spatial structure, to conducting a multi-area assessment that accounts for spatial variation in biological and fishery processes. These seven approaches are tested using simulations in which there is a single population with spatial heterogeneity, and the only linkage among areas is larval movement. The simulations are based on fishery and biological characteristics for pink ling, Genypterus blacodes, off southeast Australia. Non-spatial assessment configurations that aggregate spatially-structured data provide more precise, but nevertheless biased estimates of initial and final spawning biomass, as well as biased estimates of the ratio between initial and final spawning biomass. Assessment configurations that allow for spatial structure can provide imprecise and highly biased estimates, although these can be improved by changing the relative weighting applied to different data types. A spatially-structured assessment configuration that correctly matches the structure of the model used to generate the simulated data sets is unbiased but imprecise. When confronted with possible spatial heterogeneity in biological and fishery parameters, we propose conducting sensitivity analyses based on several model configurations to select the appropriate structure for an assessment. The capacity to examine model residuals spatially remains valuable for inferring problems with model specification.","container-title":"Fisheries Research","DOI":"10.1016/j.fishres.2015.04.002","ISSN":"0165-7836","journalAbbreviation":"Fisheries Research","page":"85-99","source":"ScienceDirect","title":"Which assessment configurations perform best in the face of spatial heterogeneity in fishing mortality, growth and recruitment? A case study based on pink ling in Australia","title-short":"Which assessment configurations perform best in the face of spatial heterogeneity in fishing mortality, growth and recruitment?","volume":"168","author":[{"family":"Punt","given":"André E."},{"family":"Haddon","given":"Malcolm"},{"family":"Tuck","given":"Geoffrey N."}],"issued":{"date-parts":[["2015",8,1]]}}}],"schema":"https://github.com/citation-style-language/schema/raw/master/csl-citation.json"} </w:instrText>
      </w:r>
      <w:r>
        <w:fldChar w:fldCharType="separate"/>
      </w:r>
      <w:r w:rsidRPr="00EB5706">
        <w:rPr>
          <w:rFonts w:cs="Times New Roman"/>
        </w:rPr>
        <w:t>(Gertseva et al., 2017; Punt et al., 2015)</w:t>
      </w:r>
      <w:r>
        <w:fldChar w:fldCharType="end"/>
      </w:r>
      <w:r>
        <w:t xml:space="preserve">. </w:t>
      </w:r>
      <w:commentRangeEnd w:id="86"/>
      <w:r w:rsidR="00086591">
        <w:rPr>
          <w:rStyle w:val="CommentReference"/>
        </w:rPr>
        <w:commentReference w:id="86"/>
      </w:r>
    </w:p>
    <w:p w14:paraId="20F3A973" w14:textId="65A37209" w:rsidR="00B01AB1" w:rsidRDefault="00E72498" w:rsidP="00D97762">
      <w:r>
        <w:t>Simulation analyses show that ignoring spatial and</w:t>
      </w:r>
      <w:r w:rsidR="00E0070D">
        <w:t xml:space="preserve"> </w:t>
      </w:r>
      <w:r w:rsidR="00B01AB1">
        <w:t xml:space="preserve">temporal </w:t>
      </w:r>
      <w:r w:rsidR="00DA44A9">
        <w:t>growth patterns</w:t>
      </w:r>
      <w:r>
        <w:t xml:space="preserve"> </w:t>
      </w:r>
      <w:r w:rsidR="00D97762">
        <w:t xml:space="preserve">and variability in growth estimates within assessments </w:t>
      </w:r>
      <w:r w:rsidR="00B01AB1">
        <w:t>can</w:t>
      </w:r>
      <w:r w:rsidR="00DA44A9">
        <w:t xml:space="preserve"> to lead to biased</w:t>
      </w:r>
      <w:r w:rsidR="00D97762">
        <w:t xml:space="preserve"> and imprecise</w:t>
      </w:r>
      <w:r w:rsidR="00DA44A9">
        <w:t xml:space="preserve"> assessment results, particularly when fishing mortality differs </w:t>
      </w:r>
      <w:r w:rsidR="00D97762">
        <w:t xml:space="preserve">across the range of the </w:t>
      </w:r>
      <w:commentRangeStart w:id="87"/>
      <w:r w:rsidR="00D97762">
        <w:t xml:space="preserve">stock </w:t>
      </w:r>
      <w:r w:rsidR="00D97762">
        <w:fldChar w:fldCharType="begin"/>
      </w:r>
      <w:r w:rsidR="00E0070D">
        <w:instrText xml:space="preserve"> ADDIN ZOTERO_ITEM CSL_CITATION {"citationID":"xj8Uwnxz","properties":{"formattedCitation":"(Correa et al., 2021)","plainCitation":"(Correa et al., 2021)","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rsidR="00D97762">
        <w:fldChar w:fldCharType="separate"/>
      </w:r>
      <w:r w:rsidR="000478E9" w:rsidRPr="000478E9">
        <w:rPr>
          <w:rFonts w:cs="Times New Roman"/>
        </w:rPr>
        <w:t>(Correa et al., 2021)</w:t>
      </w:r>
      <w:r w:rsidR="00D97762">
        <w:fldChar w:fldCharType="end"/>
      </w:r>
      <w:r w:rsidR="00D97762">
        <w:t>.</w:t>
      </w:r>
      <w:r w:rsidR="000478E9">
        <w:t xml:space="preserve"> </w:t>
      </w:r>
      <w:commentRangeEnd w:id="87"/>
      <w:r w:rsidR="00E63864">
        <w:rPr>
          <w:rStyle w:val="CommentReference"/>
        </w:rPr>
        <w:commentReference w:id="87"/>
      </w:r>
      <w:r w:rsidR="000478E9">
        <w:t xml:space="preserve"> </w:t>
      </w:r>
      <w:r w:rsidR="000478E9">
        <w:fldChar w:fldCharType="begin"/>
      </w:r>
      <w:r w:rsidR="00937F04">
        <w:instrText xml:space="preserve"> ADDIN ZOTERO_ITEM CSL_CITATION {"citationID":"GwMZ01Q9","properties":{"formattedCitation":"(Stawitz et al., 2019)","plainCitation":"(Stawitz et al., 2019)","dontUpdate":true,"noteIndex":0},"citationItems":[{"id":64,"uris":["http://zotero.org/users/5331848/items/XCZ92YF4"],"itemData":{"id":64,"type":"article-journal","abstract":"Analysts must make many decisions regarding model specification when fitting integrated fishery stock assessment models. While variation in vital rates (i.e., recruitment, somatic growth, and natural mortality) is common, capturing this variation in models fit to available data is often infeasible or impractical. Failing to account for this variation can result in underestimates of uncertainty and even biased estimates of stock status used for management advice. Here, we seek to determine how growth misspecification affects management advice derived from integrated stock assessment models that use the Stock Synthesis platform. We conduct a simulation-based case study on California Current petrale sole (Eopsetta jordani) to test whether and how the inclusion or omission of somatic-growth variation introduces bias into management reference points when estimation models misspecify growth. Scenarios we explored included inter-annual and regime-like changes in two key parameters (k, the initial slope of the growth curve, and L2, the asymptotic maximum length) used to model somatic growth in Stock Synthesis. We find misspecification of growth can overestimate management quantities, particularly the estimate of current biomass relative to the unfished biomass (stock depletion). This results in an overly optimistic view of stock status. This bias may be mitigated or eliminated if the assessment model includes growth variation. Including growth variation in the estimation model can also reduce the uncertainty in estimated management quantities by correctly attributing process error to somatic growth. However, the magnitude of detected biases is exceeded by the uncertainty when data are limited, suggesting that estimating growth variation is helpful only in relatively data-rich stock assessment models. We suggest authors of data-rich assessments consider incorporating time-varying growth parameters into assessment models or decision tables more frequently to account for potential biases and reduce uncertainty caused by temporal growth variation.","container-title":"Fisheries Research","DOI":"10.1016/j.fishres.2019.01.004","ISSN":"0165-7836","journalAbbreviation":"Fisheries Research","language":"en","page":"12-21","source":"ScienceDirect","title":"How does growth misspecification affect management advice derived from an integrated fisheries stock assessment model?","volume":"213","author":[{"family":"Stawitz","given":"Christine C."},{"family":"Haltuch","given":"Melissa A."},{"family":"Johnson","given":"Kelli F."}],"issued":{"date-parts":[["2019",5,1]]}}}],"schema":"https://github.com/citation-style-language/schema/raw/master/csl-citation.json"} </w:instrText>
      </w:r>
      <w:r w:rsidR="000478E9">
        <w:fldChar w:fldCharType="separate"/>
      </w:r>
      <w:r w:rsidR="000478E9">
        <w:rPr>
          <w:rFonts w:cs="Times New Roman"/>
        </w:rPr>
        <w:t>Stawitz et al.</w:t>
      </w:r>
      <w:r w:rsidR="000478E9" w:rsidRPr="000478E9">
        <w:rPr>
          <w:rFonts w:cs="Times New Roman"/>
        </w:rPr>
        <w:t xml:space="preserve"> </w:t>
      </w:r>
      <w:r w:rsidR="000478E9">
        <w:rPr>
          <w:rFonts w:cs="Times New Roman"/>
        </w:rPr>
        <w:t>(</w:t>
      </w:r>
      <w:r w:rsidR="000478E9" w:rsidRPr="000478E9">
        <w:rPr>
          <w:rFonts w:cs="Times New Roman"/>
        </w:rPr>
        <w:t>2019)</w:t>
      </w:r>
      <w:r w:rsidR="000478E9">
        <w:fldChar w:fldCharType="end"/>
      </w:r>
      <w:r w:rsidR="00B01AB1">
        <w:t xml:space="preserve"> </w:t>
      </w:r>
      <w:r w:rsidR="000478E9">
        <w:t xml:space="preserve">simulated a population with time-varying growth regimes and yearly deviations in growth parameters and found that ignoring time-varying growth in an assessment led </w:t>
      </w:r>
      <w:r w:rsidR="00902DB7">
        <w:t xml:space="preserve">to </w:t>
      </w:r>
      <w:r w:rsidR="000478E9">
        <w:t>bias in estimates of depletion and spawning biomas</w:t>
      </w:r>
      <w:r w:rsidR="008B6A7B">
        <w:t xml:space="preserve">s at maximum sustainable yield, which were largely resolved or reduced by estimating time-varying growth, with the exception of some data poor scenarios. </w:t>
      </w:r>
      <w:r w:rsidR="008B6A7B">
        <w:fldChar w:fldCharType="begin"/>
      </w:r>
      <w:r w:rsidR="00937F04">
        <w:instrText xml:space="preserve"> ADDIN ZOTERO_ITEM CSL_CITATION {"citationID":"HpaApYiY","properties":{"formattedCitation":"(Kuriyama et al., 2016)","plainCitation":"(Kuriyama et al., 2016)","dontUpdate":true,"noteIndex":0},"citationItems":[{"id":186,"uris":["http://zotero.org/users/5331848/items/2THFI6DG"],"itemData":{"id":186,"type":"article-journal","abstract":"Somatic growth in fishes often varies through time. Despite this, most stock assessments either fix or estimate a time-invariant growth relationship because estimating time-varying growth parameters can be data intensive and subject to multiple sources of bias. Additionally, estimates of growth are often confounded with estimates of selectivity, particularly if selectivity is also time varying. Incorporating empirical weight-at-age (EWAA) information into assessments is a little-studied alternative that accounts for time-varying growth, but foregoes fixing or estimating growth and length–weight relationships. However, this method requires annual measures of fish weights at each age, and missing values must therefore be interpolated. We used Stock Synthesis in a simulation-testing framework to compare the effect of estimating a single time-invariant growth curve, time-varying growth curves, and incorporating EWAA information on management quantities and parameter estimates. We ran simulations across two fish life histories (hake-like and rockfish-like) and three data cases (data-rich, data-rich with a late-starting survey, and data-moderate). We found that when growth was time invariant, the EWAA approach was unbiased but had twice the median average relative error compared to a model that estimated growth from age and length data. However, for data-rich cases with time-varying growth, the EWAA method resulted in more accurate estimates of spawning stock biomass compared to the approach that estimated time-invariant and time-varying growth parameters, as evidenced by at least a five-fold reduction in range of median relative errors. The magnitude of this effect was greatest for the long-lived, slow-growing life history. For the relatively fast-growing species, estimates from the EWAA method were particularly sensitive to interpolating missing values.","collection-title":"Growth: theory, estimation, and application in fishery stock assessment models","container-title":"Fisheries Research","DOI":"10.1016/j.fishres.2015.09.007","ISSN":"0165-7836","journalAbbreviation":"Fisheries Research","page":"119-127","source":"ScienceDirect","title":"An empirical weight-at-age approach reduces estimation bias compared to modeling parametric growth in integrated, statistical stock assessment models when growth is time varying","volume":"180","author":[{"family":"Kuriyama","given":"Peter T."},{"family":"Ono","given":"Kotaro"},{"family":"Hurtado-Ferro","given":"Felipe"},{"family":"Hicks","given":"Allan C."},{"family":"Taylor","given":"Ian G."},{"family":"Licandeo","given":"Roberto R."},{"family":"Johnson","given":"Kelli F."},{"family":"Anderson","given":"Sean C."},{"family":"Monnahan","given":"Cole C."},{"family":"Rudd","given":"Merrill B."},{"family":"Stawitz","given":"Christine C."},{"family":"Valero","given":"Juan L."}],"issued":{"date-parts":[["2016",8,1]]}}}],"schema":"https://github.com/citation-style-language/schema/raw/master/csl-citation.json"} </w:instrText>
      </w:r>
      <w:r w:rsidR="008B6A7B">
        <w:fldChar w:fldCharType="separate"/>
      </w:r>
      <w:r w:rsidR="008B6A7B">
        <w:rPr>
          <w:rFonts w:cs="Times New Roman"/>
        </w:rPr>
        <w:t>Kuriyama et al.</w:t>
      </w:r>
      <w:r w:rsidR="008B6A7B" w:rsidRPr="008B6A7B">
        <w:rPr>
          <w:rFonts w:cs="Times New Roman"/>
        </w:rPr>
        <w:t xml:space="preserve"> </w:t>
      </w:r>
      <w:r w:rsidR="008B6A7B">
        <w:rPr>
          <w:rFonts w:cs="Times New Roman"/>
        </w:rPr>
        <w:t>(</w:t>
      </w:r>
      <w:r w:rsidR="008B6A7B" w:rsidRPr="008B6A7B">
        <w:rPr>
          <w:rFonts w:cs="Times New Roman"/>
        </w:rPr>
        <w:t>2016)</w:t>
      </w:r>
      <w:r w:rsidR="008B6A7B">
        <w:fldChar w:fldCharType="end"/>
      </w:r>
      <w:r w:rsidR="000478E9">
        <w:t xml:space="preserve"> </w:t>
      </w:r>
      <w:r w:rsidR="008B6A7B">
        <w:t xml:space="preserve">found that using empirical weight-at-age data by year within assessment models was an effective alternative to including length and age data and estimating of growth parameters within the model under time-varying growth. </w:t>
      </w:r>
      <w:r w:rsidR="00B01AB1">
        <w:t xml:space="preserve">Simulation studies are a valuable way to explore the impact of various forms of model misspecification within a </w:t>
      </w:r>
      <w:r w:rsidR="00B01AB1">
        <w:lastRenderedPageBreak/>
        <w:t>controlled environment. However, in practice, conducting an assessment for a particular stock entails data limitations and idiosyncrasies,</w:t>
      </w:r>
      <w:r w:rsidR="00EF0FD6">
        <w:t xml:space="preserve"> as well as</w:t>
      </w:r>
      <w:r w:rsidR="005C2823">
        <w:t xml:space="preserve"> other complexities, such as additional time and spatially-varying processes, fleet behavior, and </w:t>
      </w:r>
      <w:r w:rsidR="00B01AB1">
        <w:t xml:space="preserve">mismatches between the scale of population processes </w:t>
      </w:r>
      <w:r w:rsidR="005C2823">
        <w:t xml:space="preserve">and </w:t>
      </w:r>
      <w:r w:rsidR="00B01AB1">
        <w:t xml:space="preserve">the scale of management. </w:t>
      </w:r>
      <w:r w:rsidR="005C2823">
        <w:t>I</w:t>
      </w:r>
      <w:r w:rsidR="00B01AB1">
        <w:t xml:space="preserve">n practice we </w:t>
      </w:r>
      <w:r w:rsidR="005C2823">
        <w:t>never</w:t>
      </w:r>
      <w:r w:rsidR="00B01AB1">
        <w:t xml:space="preserve"> know the truth and we rely on a typical suite of diagnostic plots and calculations</w:t>
      </w:r>
      <w:r w:rsidR="005C2823">
        <w:t>, as well as contextual knowledge of the system</w:t>
      </w:r>
      <w:r w:rsidR="00B01AB1">
        <w:t xml:space="preserve"> to inform our confidence in whether a model is adequately capturing stock dynamics and whether it can be used to determine management quantities.  </w:t>
      </w:r>
    </w:p>
    <w:p w14:paraId="5C774D8E" w14:textId="15D07FBA" w:rsidR="009C7B03" w:rsidRDefault="00EF0FD6" w:rsidP="00D97762">
      <w:r>
        <w:t>One typical data</w:t>
      </w:r>
      <w:ins w:id="88" w:author="Ian.Taylor" w:date="2024-08-22T12:52:00Z">
        <w:r w:rsidR="00761435">
          <w:t>-</w:t>
        </w:r>
      </w:ins>
      <w:ins w:id="89" w:author="Vladlena.Gertseva" w:date="2024-08-07T14:44:00Z">
        <w:del w:id="90" w:author="Ian.Taylor" w:date="2024-08-22T12:52:00Z">
          <w:r w:rsidR="00CE4765" w:rsidDel="00761435">
            <w:delText xml:space="preserve"> </w:delText>
          </w:r>
        </w:del>
        <w:r w:rsidR="00CE4765">
          <w:t>related</w:t>
        </w:r>
      </w:ins>
      <w:r>
        <w:t xml:space="preserve"> </w:t>
      </w:r>
      <w:del w:id="91" w:author="Vladlena.Gertseva" w:date="2024-08-07T14:43:00Z">
        <w:r w:rsidDel="00CE4765">
          <w:delText xml:space="preserve">idiosyncrasy </w:delText>
        </w:r>
      </w:del>
      <w:ins w:id="92" w:author="Vladlena.Gertseva" w:date="2024-08-07T14:43:00Z">
        <w:r w:rsidR="00CE4765">
          <w:t xml:space="preserve">challenge </w:t>
        </w:r>
      </w:ins>
      <w:ins w:id="93" w:author="Vladlena.Gertseva" w:date="2024-08-08T12:21:00Z">
        <w:r w:rsidR="00C929A2">
          <w:t xml:space="preserve">that stock assessment </w:t>
        </w:r>
      </w:ins>
      <w:ins w:id="94" w:author="Vladlena.Gertseva" w:date="2024-08-08T12:22:00Z">
        <w:r w:rsidR="00C929A2">
          <w:t xml:space="preserve">scientists </w:t>
        </w:r>
      </w:ins>
      <w:ins w:id="95" w:author="Vladlena.Gertseva" w:date="2024-08-08T12:21:00Z">
        <w:r w:rsidR="00C929A2">
          <w:t xml:space="preserve">face </w:t>
        </w:r>
      </w:ins>
      <w:r>
        <w:t xml:space="preserve">is that </w:t>
      </w:r>
      <w:r w:rsidR="00D97762">
        <w:t xml:space="preserve">fishery age data are </w:t>
      </w:r>
      <w:ins w:id="96" w:author="Vladlena.Gertseva" w:date="2024-08-07T14:44:00Z">
        <w:r w:rsidR="00CE4765">
          <w:t xml:space="preserve">often </w:t>
        </w:r>
      </w:ins>
      <w:r w:rsidR="00D97762">
        <w:t>unavailable either due to lack of collections or</w:t>
      </w:r>
      <w:r w:rsidR="00750984">
        <w:t xml:space="preserve"> </w:t>
      </w:r>
      <w:ins w:id="97" w:author="Vladlena.Gertseva" w:date="2024-08-07T14:44:00Z">
        <w:r w:rsidR="00CE4765">
          <w:t xml:space="preserve">to </w:t>
        </w:r>
      </w:ins>
      <w:r w:rsidR="00750984">
        <w:t xml:space="preserve">lack of </w:t>
      </w:r>
      <w:del w:id="98" w:author="Vladlena.Gertseva" w:date="2024-08-07T14:44:00Z">
        <w:r w:rsidR="00750984" w:rsidDel="00CE4765">
          <w:delText>prioritization of the</w:delText>
        </w:r>
        <w:r w:rsidR="00D97762" w:rsidDel="00CE4765">
          <w:delText xml:space="preserve"> species in </w:delText>
        </w:r>
      </w:del>
      <w:r w:rsidR="00D97762">
        <w:t xml:space="preserve">ageing efforts. Therefore, </w:t>
      </w:r>
      <w:del w:id="99" w:author="Vladlena.Gertseva" w:date="2024-08-08T12:22:00Z">
        <w:r w:rsidR="00D97762" w:rsidDel="00C929A2">
          <w:delText xml:space="preserve">many </w:delText>
        </w:r>
      </w:del>
      <w:r w:rsidR="00D97762">
        <w:t xml:space="preserve">stock assessments </w:t>
      </w:r>
      <w:ins w:id="100" w:author="Vladlena.Gertseva" w:date="2024-08-08T12:22:00Z">
        <w:r w:rsidR="00C929A2">
          <w:t xml:space="preserve">often </w:t>
        </w:r>
      </w:ins>
      <w:r w:rsidR="00750984">
        <w:t>utilize</w:t>
      </w:r>
      <w:r w:rsidR="00D97762">
        <w:t xml:space="preserve"> only survey </w:t>
      </w:r>
      <w:del w:id="101" w:author="Vladlena.Gertseva" w:date="2024-08-07T14:45:00Z">
        <w:r w:rsidR="00D97762" w:rsidDel="00CE4765">
          <w:delText xml:space="preserve">length and </w:delText>
        </w:r>
      </w:del>
      <w:r w:rsidR="00D97762">
        <w:t xml:space="preserve">age data, </w:t>
      </w:r>
      <w:del w:id="102" w:author="Vladlena.Gertseva" w:date="2024-08-07T14:45:00Z">
        <w:r w:rsidR="00D97762" w:rsidDel="00CE4765">
          <w:delText xml:space="preserve">which </w:delText>
        </w:r>
      </w:del>
      <w:ins w:id="103" w:author="Vladlena.Gertseva" w:date="2024-08-07T14:45:00Z">
        <w:r w:rsidR="00CE4765">
          <w:t xml:space="preserve">with growth </w:t>
        </w:r>
      </w:ins>
      <w:ins w:id="104" w:author="Vladlena.Gertseva" w:date="2024-08-08T12:24:00Z">
        <w:r w:rsidR="00C94984">
          <w:t>parameters</w:t>
        </w:r>
      </w:ins>
      <w:ins w:id="105" w:author="Vladlena.Gertseva" w:date="2024-08-07T14:49:00Z">
        <w:r w:rsidR="005F7D7B">
          <w:t xml:space="preserve"> </w:t>
        </w:r>
      </w:ins>
      <w:del w:id="106" w:author="Vladlena.Gertseva" w:date="2024-08-07T14:45:00Z">
        <w:r w:rsidR="00D97762" w:rsidDel="00CE4765">
          <w:delText xml:space="preserve">are </w:delText>
        </w:r>
      </w:del>
      <w:del w:id="107" w:author="Vladlena.Gertseva" w:date="2024-08-07T14:46:00Z">
        <w:r w:rsidR="00D97762" w:rsidDel="00CE4765">
          <w:delText xml:space="preserve">typically </w:delText>
        </w:r>
      </w:del>
      <w:del w:id="108" w:author="Vladlena.Gertseva" w:date="2024-08-08T12:23:00Z">
        <w:r w:rsidR="00D97762" w:rsidDel="00C94984">
          <w:delText xml:space="preserve">fit </w:delText>
        </w:r>
      </w:del>
      <w:ins w:id="109" w:author="Vladlena.Gertseva" w:date="2024-08-08T12:23:00Z">
        <w:r w:rsidR="00C94984">
          <w:t>estimate</w:t>
        </w:r>
      </w:ins>
      <w:ins w:id="110" w:author="Vladlena.Gertseva" w:date="2024-08-08T12:24:00Z">
        <w:r w:rsidR="00C94984">
          <w:t>d</w:t>
        </w:r>
      </w:ins>
      <w:ins w:id="111" w:author="Vladlena.Gertseva" w:date="2024-08-08T12:23:00Z">
        <w:r w:rsidR="00C94984">
          <w:t xml:space="preserve"> </w:t>
        </w:r>
      </w:ins>
      <w:r w:rsidR="00D97762">
        <w:t xml:space="preserve">outside the stock assessment model </w:t>
      </w:r>
      <w:del w:id="112" w:author="Vladlena.Gertseva" w:date="2024-08-08T12:23:00Z">
        <w:r w:rsidR="00D97762" w:rsidDel="00C929A2">
          <w:delText>using</w:delText>
        </w:r>
        <w:r w:rsidR="00424767" w:rsidDel="00C929A2">
          <w:delText xml:space="preserve"> </w:delText>
        </w:r>
      </w:del>
      <w:del w:id="113" w:author="Vladlena.Gertseva" w:date="2024-08-07T14:46:00Z">
        <w:r w:rsidR="00424767" w:rsidDel="00CE4765">
          <w:delText>estimates from</w:delText>
        </w:r>
        <w:r w:rsidR="00D97762" w:rsidDel="00CE4765">
          <w:delText xml:space="preserve"> </w:delText>
        </w:r>
      </w:del>
      <w:del w:id="114" w:author="Vladlena.Gertseva" w:date="2024-08-08T12:23:00Z">
        <w:r w:rsidR="00D97762" w:rsidDel="00C929A2">
          <w:delText xml:space="preserve">von-Bertalanffy growth </w:delText>
        </w:r>
      </w:del>
      <w:del w:id="115" w:author="Vladlena.Gertseva" w:date="2024-08-07T14:46:00Z">
        <w:r w:rsidR="00D97762" w:rsidDel="00CE4765">
          <w:delText>curves</w:delText>
        </w:r>
      </w:del>
      <w:del w:id="116" w:author="Vladlena.Gertseva" w:date="2024-08-08T12:23:00Z">
        <w:r w:rsidR="00424767" w:rsidDel="00C929A2">
          <w:delText>, along with estimates of variability in growth</w:delText>
        </w:r>
        <w:r w:rsidR="00A41729" w:rsidDel="00C929A2">
          <w:delText xml:space="preserve"> </w:delText>
        </w:r>
      </w:del>
      <w:r w:rsidR="00A41729">
        <w:fldChar w:fldCharType="begin"/>
      </w:r>
      <w:r w:rsidR="00AA62CD">
        <w:instrText xml:space="preserve"> ADDIN ZOTERO_ITEM CSL_CITATION {"citationID":"hc8d8Dr7","properties":{"formattedCitation":"(C. McGilliard et al., 2015; Stockhausen et al., 2011)","plainCitation":"(C. McGilliard et al., 2015; Stockhausen et al., 2011)","noteIndex":0},"citationItems":[{"id":184,"uris":["http://zotero.org/users/5331848/items/GT9LUBPF"],"itemData":{"id":184,"type":"document","publisher":"North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Alaska","URL":"https://apps-afsc.fisheries.noaa.gov/REFM/Docs/2015/GOArex.pdf","author":[{"family":"McGilliard","given":"Carey"},{"family":"Palsson","given":"Wayne"},{"family":"Stockhausen","given":"William T."}],"issued":{"date-parts":[["2015"]]}}},{"id":185,"uris":["http://zotero.org/users/5331848/items/MY99MHMC"],"itemData":{"id":185,"type":"document","publisher":"North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Alaska.","URL":"https://apps-afsc.fisheries.noaa.gov/REFM/docs/2011/GOArex.pdf","author":[{"family":"Stockhausen","given":"William T."},{"family":"Wilkins","given":"Mike E."},{"family":"Martin","given":"Michael H."}],"issued":{"date-parts":[["2011"]]}}}],"schema":"https://github.com/citation-style-language/schema/raw/master/csl-citation.json"} </w:instrText>
      </w:r>
      <w:r w:rsidR="00A41729">
        <w:fldChar w:fldCharType="separate"/>
      </w:r>
      <w:r w:rsidR="00AA62CD" w:rsidRPr="00AA62CD">
        <w:rPr>
          <w:rFonts w:cs="Times New Roman"/>
        </w:rPr>
        <w:t>(C. McGilliard et al., 2015; Stockhausen et al., 2011)</w:t>
      </w:r>
      <w:r w:rsidR="00A41729">
        <w:fldChar w:fldCharType="end"/>
      </w:r>
      <w:r w:rsidR="00424767">
        <w:t xml:space="preserve">, or </w:t>
      </w:r>
      <w:del w:id="117" w:author="Vladlena.Gertseva" w:date="2024-08-08T12:23:00Z">
        <w:r w:rsidR="00424767" w:rsidDel="00C929A2">
          <w:delText xml:space="preserve">are </w:delText>
        </w:r>
      </w:del>
      <w:r w:rsidR="00424767">
        <w:t xml:space="preserve">fit inside of the </w:t>
      </w:r>
      <w:ins w:id="118" w:author="Vladlena.Gertseva" w:date="2024-08-08T12:24:00Z">
        <w:r w:rsidR="00C94984">
          <w:t xml:space="preserve">stock assessment model </w:t>
        </w:r>
      </w:ins>
      <w:r w:rsidR="00424767">
        <w:t xml:space="preserve">model using a </w:t>
      </w:r>
      <w:commentRangeStart w:id="119"/>
      <w:commentRangeStart w:id="120"/>
      <w:r w:rsidR="00424767">
        <w:t xml:space="preserve">“conditional age-at-length” approach where </w:t>
      </w:r>
      <w:r w:rsidR="00902DB7">
        <w:t>often a</w:t>
      </w:r>
      <w:r w:rsidR="00424767">
        <w:t xml:space="preserve"> multinomial objective function is used to fit the model to age data within each of many length bins </w:t>
      </w:r>
      <w:commentRangeEnd w:id="119"/>
      <w:r w:rsidR="00C94984">
        <w:rPr>
          <w:rStyle w:val="CommentReference"/>
        </w:rPr>
        <w:commentReference w:id="119"/>
      </w:r>
      <w:commentRangeEnd w:id="120"/>
      <w:r w:rsidR="005355CB">
        <w:rPr>
          <w:rStyle w:val="CommentReference"/>
        </w:rPr>
        <w:commentReference w:id="120"/>
      </w:r>
      <w:r w:rsidR="00424767">
        <w:fldChar w:fldCharType="begin"/>
      </w:r>
      <w:r w:rsidR="00E0070D">
        <w:instrText xml:space="preserve"> ADDIN ZOTERO_ITEM CSL_CITATION {"citationID":"MiIOpRwp","properties":{"formattedCitation":"(Methot and Wetzel, 2013)","plainCitation":"(Methot and Wetzel, 2013)","noteIndex":0},"citationItems":[{"id":76,"uris":["http://zotero.org/users/local/PZ8SvsLg/items/W2FLVNW5",["http://zotero.org/users/local/PZ8SvsLg/items/W2FLVNW5"],"http://zotero.org/users/5331848/items/W2FLVNW5"],"itemData":{"id":76,"type":"article-journal","abstract":"Stock synthesis (SS) is a statistical age-structured population modeling framework that has been applied in a wide variety of fish assessments globally. The framework is highly scalable from data-weak situations where it operates as an age-structured production model, to complex situations where it can flexibly incorporate multiple data sources and account for biological and environmental processes. SS implements compensatory population dynamics through use of a function relating mean recruitment to spawner reproductive output. This function enhances the ability of SS to operate in data-weak situations and enables it to estimate fishery management quantities such as fishing rates that would provide for maximum sustainable yield and to employ these rates in forecasts of potential yield and future stock status. Complex model configurations such as multiple areas and multiple growth morphs are possible, tag-recapture data can be used to aid estimation of movement rates among areas, and most parameters can change over time in response to environmental and ecosystem factors. SS is coded using Auto-Differentiation Model Builder, so inherits its powerful capability to efficiently estimate hundreds of parameters using either maximum likelihood or Bayesian inference. Output processing, principally through a package developed in R, enables rapid model diagnosis. Details of the underlying population dynamics and the statistical framework used within SS are provided.","container-title":"Fisheries Research","DOI":"10.1016/j.fishres.2012.10.012","ISSN":"0165-7836","journalAbbreviation":"Fisheries Research","language":"en","page":"86-99","source":"ScienceDirect","title":"Stock synthesis: A biological and statistical framework for fish stock assessment and fishery management","title-short":"Stock synthesis","volume":"142","author":[{"family":"Methot","given":"Richard D."},{"family":"Wetzel","given":"Chantell R."}],"issued":{"date-parts":[["2013",5,1]]}}}],"schema":"https://github.com/citation-style-language/schema/raw/master/csl-citation.json"} </w:instrText>
      </w:r>
      <w:r w:rsidR="00424767">
        <w:fldChar w:fldCharType="separate"/>
      </w:r>
      <w:r w:rsidR="000478E9" w:rsidRPr="000478E9">
        <w:rPr>
          <w:rFonts w:cs="Times New Roman"/>
        </w:rPr>
        <w:t>(Methot and Wetzel, 2013)</w:t>
      </w:r>
      <w:r w:rsidR="00424767">
        <w:fldChar w:fldCharType="end"/>
      </w:r>
      <w:r w:rsidR="00424767">
        <w:t>.</w:t>
      </w:r>
      <w:r w:rsidR="006A7229">
        <w:t xml:space="preserve"> In a single-area model, </w:t>
      </w:r>
      <w:del w:id="121" w:author="Vladlena.Gertseva" w:date="2024-08-07T14:51:00Z">
        <w:r w:rsidR="006A7229" w:rsidDel="005F7D7B">
          <w:delText xml:space="preserve">typically </w:delText>
        </w:r>
      </w:del>
      <w:r w:rsidR="007111C4">
        <w:t>age-length</w:t>
      </w:r>
      <w:r w:rsidR="006A7229">
        <w:t xml:space="preserve"> data for the entire range of the survey are </w:t>
      </w:r>
      <w:del w:id="122" w:author="Vladlena.Gertseva" w:date="2024-08-07T14:50:00Z">
        <w:r w:rsidR="006A7229" w:rsidDel="005F7D7B">
          <w:delText xml:space="preserve">included </w:delText>
        </w:r>
      </w:del>
      <w:ins w:id="123" w:author="Vladlena.Gertseva" w:date="2024-08-08T12:26:00Z">
        <w:r w:rsidR="00C94984">
          <w:t xml:space="preserve"> </w:t>
        </w:r>
      </w:ins>
      <w:ins w:id="124" w:author="Vladlena.Gertseva" w:date="2024-08-07T14:50:00Z">
        <w:r w:rsidR="005F7D7B">
          <w:t>used to estimate one set of growth parameters</w:t>
        </w:r>
      </w:ins>
      <w:del w:id="125" w:author="Vladlena.Gertseva" w:date="2024-08-07T14:51:00Z">
        <w:r w:rsidR="006A7229" w:rsidDel="005F7D7B">
          <w:delText>in the analysis</w:delText>
        </w:r>
      </w:del>
      <w:r w:rsidR="006A7229">
        <w:t>.</w:t>
      </w:r>
      <w:r w:rsidR="009C7B03">
        <w:t xml:space="preserve"> </w:t>
      </w:r>
    </w:p>
    <w:p w14:paraId="3D98B5DF" w14:textId="1572374B" w:rsidR="00193A61" w:rsidRDefault="009C7B03" w:rsidP="00452ED2">
      <w:pPr>
        <w:rPr>
          <w:ins w:id="126" w:author="Vladlena.Gertseva" w:date="2024-08-08T12:35:00Z"/>
        </w:rPr>
      </w:pPr>
      <w:r>
        <w:t xml:space="preserve">Gulf of Alaska rex sole is one such stock, </w:t>
      </w:r>
      <w:r w:rsidR="003525B2">
        <w:t xml:space="preserve">where historically, </w:t>
      </w:r>
      <w:r>
        <w:t>a single-area</w:t>
      </w:r>
      <w:r w:rsidR="009170E3">
        <w:t xml:space="preserve"> </w:t>
      </w:r>
      <w:del w:id="127" w:author="Vladlena.Gertseva" w:date="2024-08-08T12:26:00Z">
        <w:r w:rsidR="009170E3" w:rsidDel="00C94984">
          <w:delText>statistical catch-at-age</w:delText>
        </w:r>
        <w:r w:rsidDel="00C94984">
          <w:delText xml:space="preserve"> model</w:delText>
        </w:r>
      </w:del>
      <w:ins w:id="128" w:author="Vladlena.Gertseva" w:date="2024-08-08T12:26:00Z">
        <w:r w:rsidR="00C94984">
          <w:t>stock assessment</w:t>
        </w:r>
      </w:ins>
      <w:r w:rsidR="003525B2">
        <w:t xml:space="preserve"> </w:t>
      </w:r>
      <w:ins w:id="129" w:author="Vladlena.Gertseva" w:date="2024-08-08T12:27:00Z">
        <w:r w:rsidR="00C94984">
          <w:t xml:space="preserve">for which fishery age data were unavailable and the growth curves </w:t>
        </w:r>
      </w:ins>
      <w:r w:rsidR="003525B2">
        <w:t>w</w:t>
      </w:r>
      <w:ins w:id="130" w:author="Vladlena.Gertseva" w:date="2024-08-08T12:27:00Z">
        <w:r w:rsidR="00C94984">
          <w:t>ere estimated</w:t>
        </w:r>
      </w:ins>
      <w:del w:id="131" w:author="Vladlena.Gertseva" w:date="2024-08-08T12:27:00Z">
        <w:r w:rsidR="003525B2" w:rsidDel="00C94984">
          <w:delText>as fit</w:delText>
        </w:r>
        <w:r w:rsidDel="00C94984">
          <w:delText xml:space="preserve"> </w:delText>
        </w:r>
      </w:del>
      <w:ins w:id="132" w:author="Vladlena.Gertseva" w:date="2024-08-08T12:27:00Z">
        <w:r w:rsidR="00C94984">
          <w:t xml:space="preserve"> </w:t>
        </w:r>
      </w:ins>
      <w:del w:id="133" w:author="Vladlena.Gertseva" w:date="2024-08-08T12:28:00Z">
        <w:r w:rsidDel="00C94984">
          <w:delText xml:space="preserve">to </w:delText>
        </w:r>
      </w:del>
      <w:ins w:id="134" w:author="Vladlena.Gertseva" w:date="2024-08-08T12:28:00Z">
        <w:r w:rsidR="00C94984">
          <w:t xml:space="preserve">using only </w:t>
        </w:r>
      </w:ins>
      <w:r>
        <w:t>survey age</w:t>
      </w:r>
      <w:del w:id="135" w:author="Vladlena.Gertseva" w:date="2024-08-08T12:28:00Z">
        <w:r w:rsidDel="00C94984">
          <w:delText>-length</w:delText>
        </w:r>
      </w:del>
      <w:r>
        <w:t xml:space="preserve"> data</w:t>
      </w:r>
      <w:del w:id="136" w:author="Vladlena.Gertseva" w:date="2024-08-08T12:28:00Z">
        <w:r w:rsidR="00FB57D8" w:rsidDel="00C94984">
          <w:delText xml:space="preserve">, </w:delText>
        </w:r>
        <w:commentRangeStart w:id="137"/>
        <w:r w:rsidR="0029404A" w:rsidDel="00C94984">
          <w:delText>survey leng</w:delText>
        </w:r>
        <w:r w:rsidR="00FB57D8" w:rsidDel="00C94984">
          <w:delText>th composition data,</w:delText>
        </w:r>
        <w:r w:rsidDel="00C94984">
          <w:delText xml:space="preserve"> and a survey biomass index</w:delText>
        </w:r>
        <w:r w:rsidR="00FB57D8" w:rsidDel="00C94984">
          <w:delText>, as well as catches;</w:delText>
        </w:r>
      </w:del>
      <w:del w:id="138" w:author="Vladlena.Gertseva" w:date="2024-08-08T12:27:00Z">
        <w:r w:rsidR="00FB57D8" w:rsidDel="00C94984">
          <w:delText xml:space="preserve"> </w:delText>
        </w:r>
        <w:r w:rsidR="003525B2" w:rsidDel="00C94984">
          <w:delText>fishery age data were unavailable</w:delText>
        </w:r>
      </w:del>
      <w:commentRangeEnd w:id="137"/>
      <w:r w:rsidR="00C94984">
        <w:rPr>
          <w:rStyle w:val="CommentReference"/>
        </w:rPr>
        <w:commentReference w:id="137"/>
      </w:r>
      <w:r w:rsidR="003525B2">
        <w:t>.</w:t>
      </w:r>
      <w:r>
        <w:t xml:space="preserve"> These single-ar</w:t>
      </w:r>
      <w:r w:rsidR="00991E29">
        <w:t xml:space="preserve">ea </w:t>
      </w:r>
      <w:del w:id="139" w:author="Vladlena.Gertseva" w:date="2024-08-08T12:30:00Z">
        <w:r w:rsidR="00991E29" w:rsidDel="00C94984">
          <w:delText xml:space="preserve">statistical catch-at-age </w:delText>
        </w:r>
      </w:del>
      <w:r w:rsidR="00991E29">
        <w:t>model</w:t>
      </w:r>
      <w:r w:rsidR="003525B2">
        <w:t xml:space="preserve">s </w:t>
      </w:r>
      <w:del w:id="140" w:author="Vladlena.Gertseva" w:date="2024-08-08T12:30:00Z">
        <w:r w:rsidR="003525B2" w:rsidDel="00C94984">
          <w:delText xml:space="preserve">led </w:delText>
        </w:r>
      </w:del>
      <w:ins w:id="141" w:author="Vladlena.Gertseva" w:date="2024-08-08T12:30:00Z">
        <w:r w:rsidR="00C94984">
          <w:t xml:space="preserve">resulted </w:t>
        </w:r>
      </w:ins>
      <w:ins w:id="142" w:author="Ian.Taylor" w:date="2024-08-22T12:54:00Z">
        <w:r w:rsidR="00761435">
          <w:t>in</w:t>
        </w:r>
      </w:ins>
      <w:ins w:id="143" w:author="Vladlena.Gertseva" w:date="2024-08-08T12:30:00Z">
        <w:del w:id="144" w:author="Ian.Taylor" w:date="2024-08-22T12:54:00Z">
          <w:r w:rsidR="00C94984" w:rsidDel="00761435">
            <w:delText>I</w:delText>
          </w:r>
        </w:del>
        <w:r w:rsidR="00C94984">
          <w:t xml:space="preserve"> reasonable </w:t>
        </w:r>
      </w:ins>
      <w:del w:id="145" w:author="Vladlena.Gertseva" w:date="2024-08-08T12:30:00Z">
        <w:r w:rsidR="003525B2" w:rsidDel="00C94984">
          <w:delText>to</w:delText>
        </w:r>
        <w:r w:rsidDel="00C94984">
          <w:delText xml:space="preserve"> biomass reference points</w:delText>
        </w:r>
        <w:r w:rsidR="00546817" w:rsidDel="00C94984">
          <w:delText xml:space="preserve"> </w:delText>
        </w:r>
      </w:del>
      <w:del w:id="146" w:author="Vladlena.Gertseva" w:date="2024-08-08T12:31:00Z">
        <w:r w:rsidR="00546817" w:rsidDel="00C94984">
          <w:delText xml:space="preserve">and </w:delText>
        </w:r>
      </w:del>
      <w:r w:rsidR="00546817">
        <w:t>fits to each data source</w:t>
      </w:r>
      <w:del w:id="147" w:author="Vladlena.Gertseva" w:date="2024-08-08T12:34:00Z">
        <w:r w:rsidR="003525B2" w:rsidDel="00193A61">
          <w:delText xml:space="preserve"> that appeared to be reasonable</w:delText>
        </w:r>
      </w:del>
      <w:r>
        <w:t xml:space="preserve">, but </w:t>
      </w:r>
      <w:ins w:id="148" w:author="Vladlena.Gertseva" w:date="2024-08-08T12:34:00Z">
        <w:r w:rsidR="00193A61">
          <w:t xml:space="preserve">led to </w:t>
        </w:r>
      </w:ins>
      <w:del w:id="149" w:author="Vladlena.Gertseva" w:date="2024-08-08T12:34:00Z">
        <w:r w:rsidR="00452ED2" w:rsidDel="00193A61">
          <w:delText xml:space="preserve">with </w:delText>
        </w:r>
      </w:del>
      <w:r w:rsidR="00A847F9">
        <w:t xml:space="preserve">very </w:t>
      </w:r>
      <w:del w:id="150" w:author="Vladlena.Gertseva" w:date="2024-08-08T12:34:00Z">
        <w:r w:rsidR="00A847F9" w:rsidDel="00193A61">
          <w:delText xml:space="preserve">large </w:delText>
        </w:r>
      </w:del>
      <w:ins w:id="151" w:author="Vladlena.Gertseva" w:date="2024-08-08T12:34:00Z">
        <w:r w:rsidR="00193A61">
          <w:t xml:space="preserve">high estimated of some management quantities, specifically </w:t>
        </w:r>
      </w:ins>
      <w:del w:id="152" w:author="Vladlena.Gertseva" w:date="2024-08-08T12:34:00Z">
        <w:r w:rsidR="00A847F9" w:rsidDel="00193A61">
          <w:delText>values for</w:delText>
        </w:r>
        <w:r w:rsidDel="00193A61">
          <w:delText xml:space="preserve"> fishery</w:delText>
        </w:r>
      </w:del>
      <w:ins w:id="153" w:author="Vladlena.Gertseva" w:date="2024-08-08T12:34:00Z">
        <w:r w:rsidR="00193A61">
          <w:t>fishing</w:t>
        </w:r>
      </w:ins>
      <w:ins w:id="154" w:author="Ian.Taylor" w:date="2024-08-22T12:54:00Z">
        <w:r w:rsidR="00761435">
          <w:t>-</w:t>
        </w:r>
      </w:ins>
      <w:ins w:id="155" w:author="Vladlena.Gertseva" w:date="2024-08-08T12:35:00Z">
        <w:del w:id="156" w:author="Ian.Taylor" w:date="2024-08-22T12:54:00Z">
          <w:r w:rsidR="00193A61" w:rsidDel="00761435">
            <w:delText xml:space="preserve"> </w:delText>
          </w:r>
        </w:del>
        <w:r w:rsidR="00193A61">
          <w:t>mortality</w:t>
        </w:r>
      </w:ins>
      <w:ins w:id="157" w:author="Ian.Taylor" w:date="2024-08-22T12:54:00Z">
        <w:r w:rsidR="00761435">
          <w:t>-</w:t>
        </w:r>
      </w:ins>
      <w:ins w:id="158" w:author="Vladlena.Gertseva" w:date="2024-08-08T12:34:00Z">
        <w:del w:id="159" w:author="Ian.Taylor" w:date="2024-08-22T12:54:00Z">
          <w:r w:rsidR="00193A61" w:rsidDel="00761435">
            <w:delText xml:space="preserve"> </w:delText>
          </w:r>
        </w:del>
        <w:r w:rsidR="00193A61">
          <w:t>based</w:t>
        </w:r>
      </w:ins>
      <w:r>
        <w:t xml:space="preserve"> reference points, with </w:t>
      </w:r>
      <w:commentRangeStart w:id="160"/>
      <w:r w:rsidRPr="009C7B03">
        <w:rPr>
          <w:i/>
        </w:rPr>
        <w:t>F</w:t>
      </w:r>
      <w:r w:rsidRPr="009C7B03">
        <w:rPr>
          <w:i/>
          <w:vertAlign w:val="subscript"/>
        </w:rPr>
        <w:t>40%</w:t>
      </w:r>
      <w:r>
        <w:t xml:space="preserve"> </w:t>
      </w:r>
      <w:commentRangeEnd w:id="160"/>
      <w:r w:rsidR="00C94984">
        <w:rPr>
          <w:rStyle w:val="CommentReference"/>
        </w:rPr>
        <w:commentReference w:id="160"/>
      </w:r>
      <w:r>
        <w:t>equal to a</w:t>
      </w:r>
      <w:r w:rsidR="00C85455">
        <w:t>pproximately 1.79</w:t>
      </w:r>
      <w:r>
        <w:t>.</w:t>
      </w:r>
      <w:r w:rsidR="003525B2">
        <w:t xml:space="preserve"> </w:t>
      </w:r>
      <w:commentRangeStart w:id="161"/>
      <w:r w:rsidR="003525B2">
        <w:t>Large values for fishery reference points occurred because the model estimated a fishery selectivity curve whe</w:t>
      </w:r>
      <w:r w:rsidR="00546817">
        <w:t>re only mature fish were caught.</w:t>
      </w:r>
      <w:r w:rsidR="00715781">
        <w:t xml:space="preserve"> </w:t>
      </w:r>
      <w:commentRangeEnd w:id="161"/>
      <w:r w:rsidR="00193A61">
        <w:rPr>
          <w:rStyle w:val="CommentReference"/>
        </w:rPr>
        <w:commentReference w:id="161"/>
      </w:r>
    </w:p>
    <w:p w14:paraId="49C200E1" w14:textId="1A082B94" w:rsidR="006D6AB3" w:rsidRDefault="00452ED2" w:rsidP="00452ED2">
      <w:pPr>
        <w:rPr>
          <w:ins w:id="162" w:author="Vladlena.Gertseva" w:date="2024-08-08T12:47:00Z"/>
        </w:rPr>
      </w:pPr>
      <w:del w:id="163" w:author="Vladlena.Gertseva" w:date="2024-08-08T12:37:00Z">
        <w:r w:rsidDel="00193A61">
          <w:delText>Using GOA rex sole as an example</w:delText>
        </w:r>
      </w:del>
      <w:ins w:id="164" w:author="Vladlena.Gertseva" w:date="2024-08-08T12:37:00Z">
        <w:r w:rsidR="00193A61">
          <w:t>To address this issue</w:t>
        </w:r>
      </w:ins>
      <w:r>
        <w:t xml:space="preserve">, </w:t>
      </w:r>
      <w:commentRangeStart w:id="165"/>
      <w:r>
        <w:t>we explore</w:t>
      </w:r>
      <w:r w:rsidR="001A29CC" w:rsidRPr="00EF7CAA">
        <w:t xml:space="preserve"> differences in length-at-age in survey data</w:t>
      </w:r>
      <w:r>
        <w:t xml:space="preserve"> for GOA rex sole</w:t>
      </w:r>
      <w:r w:rsidR="006C139D">
        <w:t xml:space="preserve"> between the Eastern</w:t>
      </w:r>
      <w:r w:rsidR="001A29CC" w:rsidRPr="00EF7CAA">
        <w:t xml:space="preserve"> an</w:t>
      </w:r>
      <w:r w:rsidR="006C139D">
        <w:t>d</w:t>
      </w:r>
      <w:r>
        <w:t xml:space="preserve"> Western-Central GOA</w:t>
      </w:r>
      <w:commentRangeEnd w:id="165"/>
      <w:r w:rsidR="00761435">
        <w:rPr>
          <w:rStyle w:val="CommentReference"/>
        </w:rPr>
        <w:commentReference w:id="165"/>
      </w:r>
      <w:ins w:id="166" w:author="Vladlena.Gertseva" w:date="2024-08-08T12:37:00Z">
        <w:r w:rsidR="00193A61">
          <w:t xml:space="preserve">, to examine potential spatial </w:t>
        </w:r>
      </w:ins>
      <w:ins w:id="167" w:author="Vladlena.Gertseva" w:date="2024-08-08T12:38:00Z">
        <w:r w:rsidR="00193A61">
          <w:t>variability</w:t>
        </w:r>
      </w:ins>
      <w:ins w:id="168" w:author="Vladlena.Gertseva" w:date="2024-08-08T12:37:00Z">
        <w:r w:rsidR="00193A61">
          <w:t xml:space="preserve"> in </w:t>
        </w:r>
      </w:ins>
      <w:ins w:id="169" w:author="Vladlena.Gertseva" w:date="2024-08-08T12:38:00Z">
        <w:r w:rsidR="00193A61">
          <w:t>growth</w:t>
        </w:r>
      </w:ins>
      <w:r>
        <w:t xml:space="preserve">. </w:t>
      </w:r>
      <w:moveToRangeStart w:id="170" w:author="Vladlena.Gertseva" w:date="2024-08-08T12:42:00Z" w:name="move174013362"/>
      <w:commentRangeStart w:id="171"/>
      <w:moveTo w:id="172" w:author="Vladlena.Gertseva" w:date="2024-08-08T12:42:00Z">
        <w:r w:rsidR="00193A61">
          <w:t>Raw age-length observations from the GOA bottom trawl survey show that fish in the Western-Central GOA grow larger at older ages (40-65 cm and 35-60 cm for females and males, respectively) than do fish in the Eastern GOA that achieve a maximum size of 35-45 cm and 30-40 cm for females and males, respectively (</w:t>
        </w:r>
        <w:r w:rsidR="00193A61">
          <w:fldChar w:fldCharType="begin"/>
        </w:r>
        <w:r w:rsidR="00193A61">
          <w:instrText xml:space="preserve"> REF _Ref164080314 \h </w:instrText>
        </w:r>
      </w:moveTo>
      <w:moveTo w:id="173" w:author="Vladlena.Gertseva" w:date="2024-08-08T12:42:00Z">
        <w:r w:rsidR="00193A61">
          <w:fldChar w:fldCharType="separate"/>
        </w:r>
      </w:moveTo>
      <w:ins w:id="174" w:author="Ian.Taylor" w:date="2024-08-21T16:35:00Z">
        <w:r w:rsidR="00F1388F">
          <w:t xml:space="preserve">Figure </w:t>
        </w:r>
        <w:r w:rsidR="00F1388F">
          <w:rPr>
            <w:noProof/>
          </w:rPr>
          <w:t>1</w:t>
        </w:r>
      </w:ins>
      <w:moveTo w:id="175" w:author="Vladlena.Gertseva" w:date="2024-08-08T12:42:00Z">
        <w:r w:rsidR="00193A61">
          <w:fldChar w:fldCharType="end"/>
        </w:r>
        <w:r w:rsidR="00193A61">
          <w:t xml:space="preserve">). </w:t>
        </w:r>
      </w:moveTo>
      <w:moveToRangeEnd w:id="170"/>
      <w:commentRangeEnd w:id="171"/>
      <w:r w:rsidR="00193A61">
        <w:rPr>
          <w:rStyle w:val="CommentReference"/>
        </w:rPr>
        <w:commentReference w:id="171"/>
      </w:r>
      <w:r w:rsidR="00F353CA">
        <w:t>We explore the importance of including</w:t>
      </w:r>
      <w:ins w:id="176" w:author="Vladlena.Gertseva" w:date="2024-08-08T12:45:00Z">
        <w:r w:rsidR="006D6AB3">
          <w:t xml:space="preserve"> limited available</w:t>
        </w:r>
      </w:ins>
      <w:r w:rsidR="00F353CA">
        <w:t xml:space="preserve"> </w:t>
      </w:r>
      <w:commentRangeStart w:id="177"/>
      <w:r w:rsidR="00F353CA">
        <w:t>fishery age data</w:t>
      </w:r>
      <w:commentRangeEnd w:id="177"/>
      <w:r w:rsidR="006D6AB3">
        <w:rPr>
          <w:rStyle w:val="CommentReference"/>
        </w:rPr>
        <w:commentReference w:id="177"/>
      </w:r>
      <w:r w:rsidR="00F353CA">
        <w:t xml:space="preserve"> for estimating fishery reference points and making catch limit recommendations</w:t>
      </w:r>
      <w:r w:rsidR="008C5379">
        <w:t>.</w:t>
      </w:r>
      <w:r w:rsidR="00F353CA">
        <w:t xml:space="preserve"> </w:t>
      </w:r>
      <w:r w:rsidR="008C5379">
        <w:t>We ask</w:t>
      </w:r>
      <w:r w:rsidR="00F353CA">
        <w:t xml:space="preserve"> whether accounting for </w:t>
      </w:r>
      <w:r w:rsidR="008C5379">
        <w:t>differences in observed</w:t>
      </w:r>
      <w:r w:rsidR="00F353CA">
        <w:t xml:space="preserve"> growth patterns across th</w:t>
      </w:r>
      <w:r w:rsidR="00A847F9">
        <w:t xml:space="preserve">e GOA through a two-area </w:t>
      </w:r>
      <w:commentRangeStart w:id="178"/>
      <w:del w:id="179" w:author="Vladlena.Gertseva" w:date="2024-08-08T12:46:00Z">
        <w:r w:rsidR="00A847F9" w:rsidDel="006D6AB3">
          <w:delText>statistical catch-at-age</w:delText>
        </w:r>
        <w:r w:rsidR="008C5379" w:rsidDel="006D6AB3">
          <w:delText xml:space="preserve"> </w:delText>
        </w:r>
      </w:del>
      <w:commentRangeEnd w:id="178"/>
      <w:r w:rsidR="006D6AB3">
        <w:rPr>
          <w:rStyle w:val="CommentReference"/>
        </w:rPr>
        <w:commentReference w:id="178"/>
      </w:r>
      <w:r w:rsidR="008C5379">
        <w:t>model can improve model fits to the data</w:t>
      </w:r>
      <w:r w:rsidR="00F353CA">
        <w:t xml:space="preserve">. </w:t>
      </w:r>
      <w:r w:rsidR="008C5379">
        <w:t>We also explore</w:t>
      </w:r>
      <w:r w:rsidR="00F353CA">
        <w:t xml:space="preserve"> whether a two-area model</w:t>
      </w:r>
      <w:r w:rsidR="00A847F9">
        <w:t xml:space="preserve"> configuration</w:t>
      </w:r>
      <w:r w:rsidR="00F353CA">
        <w:t xml:space="preserve"> estimating different growth patterns in each area, but without inclusion of fishery age data would lead to similar fishery reference points and </w:t>
      </w:r>
      <w:r w:rsidR="008C5379">
        <w:t>catch</w:t>
      </w:r>
      <w:r w:rsidR="00A847F9">
        <w:t xml:space="preserve"> limit</w:t>
      </w:r>
      <w:r w:rsidR="008C5379">
        <w:t xml:space="preserve"> recommendations as for one- and two-area models including fishery age data. </w:t>
      </w:r>
    </w:p>
    <w:p w14:paraId="2DF88084" w14:textId="2CD92814" w:rsidR="008F61B5" w:rsidRPr="00EF7CAA" w:rsidRDefault="006D6AB3" w:rsidP="00452ED2">
      <w:commentRangeStart w:id="180"/>
      <w:ins w:id="181" w:author="Vladlena.Gertseva" w:date="2024-08-08T12:47:00Z">
        <w:r>
          <w:t xml:space="preserve">For this, we </w:t>
        </w:r>
      </w:ins>
      <w:ins w:id="182" w:author="Vladlena.Gertseva" w:date="2024-08-08T12:48:00Z">
        <w:r>
          <w:t>constructed</w:t>
        </w:r>
      </w:ins>
      <w:ins w:id="183" w:author="Vladlena.Gertseva" w:date="2024-08-08T12:47:00Z">
        <w:r>
          <w:t xml:space="preserve"> four models, that include: (1</w:t>
        </w:r>
      </w:ins>
      <w:ins w:id="184" w:author="Vladlena.Gertseva" w:date="2024-08-08T12:48:00Z">
        <w:r>
          <w:t>) one area model with no fishery age data, (2)</w:t>
        </w:r>
        <w:del w:id="185" w:author="Ian.Taylor" w:date="2024-08-22T13:04:00Z">
          <w:r w:rsidDel="00F379E8">
            <w:delText>,</w:delText>
          </w:r>
        </w:del>
        <w:r>
          <w:t xml:space="preserve"> one area model with fishery age</w:t>
        </w:r>
      </w:ins>
      <w:ins w:id="186" w:author="Vladlena.Gertseva" w:date="2024-08-08T12:49:00Z">
        <w:r>
          <w:t xml:space="preserve"> data</w:t>
        </w:r>
      </w:ins>
      <w:ins w:id="187" w:author="Vladlena.Gertseva" w:date="2024-08-08T12:48:00Z">
        <w:r>
          <w:t xml:space="preserve"> added, (3)</w:t>
        </w:r>
        <w:del w:id="188" w:author="Ian.Taylor" w:date="2024-08-22T13:05:00Z">
          <w:r w:rsidDel="00F379E8">
            <w:delText>,</w:delText>
          </w:r>
        </w:del>
        <w:r>
          <w:t xml:space="preserve"> two are model with no </w:t>
        </w:r>
      </w:ins>
      <w:ins w:id="189" w:author="Vladlena.Gertseva" w:date="2024-08-08T12:49:00Z">
        <w:r>
          <w:t>fishery</w:t>
        </w:r>
      </w:ins>
      <w:ins w:id="190" w:author="Vladlena.Gertseva" w:date="2024-08-08T12:48:00Z">
        <w:r>
          <w:t xml:space="preserve"> ages, and (4</w:t>
        </w:r>
      </w:ins>
      <w:ins w:id="191" w:author="Vladlena.Gertseva" w:date="2024-08-08T12:49:00Z">
        <w:r>
          <w:t xml:space="preserve">) two-area model with fishery age data added. </w:t>
        </w:r>
      </w:ins>
      <w:commentRangeEnd w:id="180"/>
      <w:ins w:id="192" w:author="Vladlena.Gertseva" w:date="2024-08-08T12:50:00Z">
        <w:r>
          <w:rPr>
            <w:rStyle w:val="CommentReference"/>
          </w:rPr>
          <w:commentReference w:id="180"/>
        </w:r>
      </w:ins>
      <w:r w:rsidR="008C5379">
        <w:t>Finally, we compare fishery reference points and catch limit recommendations across all four models.</w:t>
      </w:r>
    </w:p>
    <w:p w14:paraId="3DF0556F" w14:textId="123DF007" w:rsidR="000836DF" w:rsidRDefault="000836DF" w:rsidP="000836DF">
      <w:pPr>
        <w:pStyle w:val="Heading2"/>
      </w:pPr>
      <w:r>
        <w:t>Methods</w:t>
      </w:r>
    </w:p>
    <w:p w14:paraId="6ADDE07A" w14:textId="64B30833" w:rsidR="00403FFA" w:rsidRDefault="00C44F7E" w:rsidP="00927371">
      <w:pPr>
        <w:pStyle w:val="Heading3"/>
      </w:pPr>
      <w:commentRangeStart w:id="193"/>
      <w:r>
        <w:t>General summary</w:t>
      </w:r>
      <w:r w:rsidR="004E7158">
        <w:t xml:space="preserve"> of GOA rex sole population and fishery</w:t>
      </w:r>
      <w:commentRangeEnd w:id="193"/>
      <w:r w:rsidR="00E40238">
        <w:rPr>
          <w:rStyle w:val="CommentReference"/>
          <w:rFonts w:eastAsiaTheme="minorHAnsi" w:cstheme="minorBidi"/>
          <w:i w:val="0"/>
        </w:rPr>
        <w:commentReference w:id="193"/>
      </w:r>
    </w:p>
    <w:p w14:paraId="54073444" w14:textId="51744320" w:rsidR="00403FFA" w:rsidRDefault="00403FFA" w:rsidP="00403FFA">
      <w:pPr>
        <w:autoSpaceDE w:val="0"/>
        <w:autoSpaceDN w:val="0"/>
        <w:adjustRightInd w:val="0"/>
      </w:pPr>
      <w:r>
        <w:t>Rex sole (</w:t>
      </w:r>
      <w:r>
        <w:rPr>
          <w:i/>
          <w:iCs/>
        </w:rPr>
        <w:t>Glyptocephalus zachirus</w:t>
      </w:r>
      <w:r w:rsidR="004E7158">
        <w:t xml:space="preserve">) </w:t>
      </w:r>
      <w:r w:rsidR="00D32483">
        <w:t xml:space="preserve">occurs </w:t>
      </w:r>
      <w:r>
        <w:t>from southern California to the Bering S</w:t>
      </w:r>
      <w:r w:rsidR="00D32483">
        <w:t>ea, ranging from less than 100m</w:t>
      </w:r>
      <w:r>
        <w:t xml:space="preserve"> to about 800 meters </w:t>
      </w:r>
      <w:r w:rsidR="00D32483">
        <w:t xml:space="preserve">in </w:t>
      </w:r>
      <w:r>
        <w:t xml:space="preserve">depth </w:t>
      </w:r>
      <w:r w:rsidR="00AA62CD">
        <w:fldChar w:fldCharType="begin"/>
      </w:r>
      <w:r w:rsidR="00AA62CD">
        <w:instrText xml:space="preserve"> ADDIN ZOTERO_ITEM CSL_CITATION {"citationID":"Tdt2Ins2","properties":{"formattedCitation":"(Mecklenburg et al., 2002)","plainCitation":"(Mecklenburg et al., 2002)","noteIndex":0},"citationItems":[{"id":215,"uris":["http://zotero.org/users/5331848/items/57L7PHM8"],"itemData":{"id":215,"type":"book","event-place":"Bethesda, Maryland","number-of-pages":"848","publisher":"American Fisheries Society","publisher-place":"Bethesda, Maryland","title":"Fishes of Alaska","author":[{"family":"Mecklenburg","given":"C.W."},{"family":"Mecklenburg","given":"T.A."},{"family":"Thorstein","given":"L.K."}],"issued":{"date-parts":[["2002"]]}}}],"schema":"https://github.com/citation-style-language/schema/raw/master/csl-citation.json"} </w:instrText>
      </w:r>
      <w:r w:rsidR="00AA62CD">
        <w:fldChar w:fldCharType="separate"/>
      </w:r>
      <w:r w:rsidR="00AA62CD" w:rsidRPr="00AA62CD">
        <w:rPr>
          <w:rFonts w:cs="Times New Roman"/>
        </w:rPr>
        <w:t>(Mecklenburg et al., 2002)</w:t>
      </w:r>
      <w:r w:rsidR="00AA62CD">
        <w:fldChar w:fldCharType="end"/>
      </w:r>
      <w:r w:rsidRPr="005C27D5">
        <w:t xml:space="preserve">.  </w:t>
      </w:r>
      <w:ins w:id="194" w:author="Vladlena.Gertseva" w:date="2024-08-08T12:54:00Z">
        <w:r w:rsidR="00E40238">
          <w:t xml:space="preserve">This study focuses on rex sole </w:t>
        </w:r>
      </w:ins>
      <w:ins w:id="195" w:author="Vladlena.Gertseva" w:date="2024-08-08T12:55:00Z">
        <w:r w:rsidR="00E40238">
          <w:t xml:space="preserve">stock </w:t>
        </w:r>
      </w:ins>
      <w:ins w:id="196" w:author="Vladlena.Gertseva" w:date="2024-08-08T12:54:00Z">
        <w:r w:rsidR="00E40238">
          <w:lastRenderedPageBreak/>
          <w:t xml:space="preserve">that </w:t>
        </w:r>
      </w:ins>
      <w:ins w:id="197" w:author="Vladlena.Gertseva" w:date="2024-08-08T12:55:00Z">
        <w:r w:rsidR="00E40238">
          <w:t>occurs in the</w:t>
        </w:r>
      </w:ins>
      <w:ins w:id="198" w:author="Vladlena.Gertseva" w:date="2024-08-08T12:54:00Z">
        <w:r w:rsidR="00E40238">
          <w:t xml:space="preserve"> Gulf of Alaska </w:t>
        </w:r>
      </w:ins>
      <w:ins w:id="199" w:author="Vladlena.Gertseva" w:date="2024-08-08T12:55:00Z">
        <w:r w:rsidR="00E40238">
          <w:t>(GOA) (</w:t>
        </w:r>
        <w:commentRangeStart w:id="200"/>
        <w:r w:rsidR="00E40238">
          <w:t>see map</w:t>
        </w:r>
      </w:ins>
      <w:commentRangeEnd w:id="200"/>
      <w:ins w:id="201" w:author="Vladlena.Gertseva" w:date="2024-08-08T12:56:00Z">
        <w:r w:rsidR="00E40238">
          <w:rPr>
            <w:rStyle w:val="CommentReference"/>
          </w:rPr>
          <w:commentReference w:id="200"/>
        </w:r>
      </w:ins>
      <w:ins w:id="202" w:author="Vladlena.Gertseva" w:date="2024-08-08T12:55:00Z">
        <w:r w:rsidR="00E40238">
          <w:t xml:space="preserve">). </w:t>
        </w:r>
      </w:ins>
      <w:r w:rsidRPr="005C27D5">
        <w:t xml:space="preserve">They are most abundant at depths between 100 and </w:t>
      </w:r>
      <w:r w:rsidRPr="00287F45">
        <w:t>200m and are found throughout the Gulf of Alaska (GOA), with the highest biomass found in the Central GOA.</w:t>
      </w:r>
      <w:r w:rsidR="00AA62CD">
        <w:t xml:space="preserve"> </w:t>
      </w:r>
      <w:commentRangeStart w:id="203"/>
      <w:del w:id="204" w:author="Vladlena.Gertseva" w:date="2024-08-08T12:57:00Z">
        <w:r w:rsidR="00AA62CD" w:rsidDel="00E40238">
          <w:fldChar w:fldCharType="begin"/>
        </w:r>
        <w:r w:rsidR="00AA62CD" w:rsidDel="00E40238">
          <w:delInstrText xml:space="preserve"> ADDIN ZOTERO_ITEM CSL_CITATION {"citationID":"AgqPr6TY","properties":{"formattedCitation":"(Abookire,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delInstrText>
        </w:r>
        <w:r w:rsidR="00AA62CD" w:rsidDel="00E40238">
          <w:fldChar w:fldCharType="separate"/>
        </w:r>
        <w:r w:rsidR="00AA62CD" w:rsidDel="00E40238">
          <w:rPr>
            <w:rFonts w:cs="Times New Roman"/>
          </w:rPr>
          <w:delText>Abookire</w:delText>
        </w:r>
        <w:r w:rsidR="00AA62CD" w:rsidRPr="00AA62CD" w:rsidDel="00E40238">
          <w:rPr>
            <w:rFonts w:cs="Times New Roman"/>
          </w:rPr>
          <w:delText xml:space="preserve"> </w:delText>
        </w:r>
        <w:r w:rsidR="00AA62CD" w:rsidDel="00E40238">
          <w:rPr>
            <w:rFonts w:cs="Times New Roman"/>
          </w:rPr>
          <w:delText>(</w:delText>
        </w:r>
        <w:r w:rsidR="00AA62CD" w:rsidRPr="00AA62CD" w:rsidDel="00E40238">
          <w:rPr>
            <w:rFonts w:cs="Times New Roman"/>
          </w:rPr>
          <w:delText>2006)</w:delText>
        </w:r>
        <w:r w:rsidR="00AA62CD" w:rsidDel="00E40238">
          <w:fldChar w:fldCharType="end"/>
        </w:r>
        <w:r w:rsidRPr="005C27D5" w:rsidDel="00E40238">
          <w:delText xml:space="preserve"> found marked differences in growth rates and female size at maturity between s</w:delText>
        </w:r>
        <w:r w:rsidDel="00E40238">
          <w:delText>tocks in the GO</w:delText>
        </w:r>
        <w:r w:rsidR="00403327" w:rsidDel="00E40238">
          <w:delText xml:space="preserve">A and off the coast of Oregon. </w:delText>
        </w:r>
      </w:del>
      <w:commentRangeEnd w:id="203"/>
      <w:r w:rsidR="00E40238">
        <w:rPr>
          <w:rStyle w:val="CommentReference"/>
        </w:rPr>
        <w:commentReference w:id="203"/>
      </w:r>
      <w:commentRangeStart w:id="205"/>
      <w:r>
        <w:t xml:space="preserve">Rex sole are batch spawners with a spawning season </w:t>
      </w:r>
      <w:r w:rsidR="00D32483">
        <w:t>spanning</w:t>
      </w:r>
      <w:r>
        <w:t xml:space="preserve"> at least 8 months, from October to May. </w:t>
      </w:r>
      <w:r w:rsidR="004E7158">
        <w:t>Larvae</w:t>
      </w:r>
      <w:r w:rsidR="00D32483">
        <w:t xml:space="preserve"> are</w:t>
      </w:r>
      <w:r>
        <w:t xml:space="preserve"> thought to spend up to 9 months in a pelagic stage in the northern GOA before settling out to the bottom as 5 cm juveniles</w:t>
      </w:r>
      <w:r w:rsidR="008F0E90">
        <w:t xml:space="preserve"> </w:t>
      </w:r>
      <w:r w:rsidR="008F0E90">
        <w:fldChar w:fldCharType="begin"/>
      </w:r>
      <w:r w:rsidR="008F0E90">
        <w:instrText xml:space="preserve"> ADDIN ZOTERO_ITEM CSL_CITATION {"citationID":"kdwMIAHK","properties":{"formattedCitation":"(Abookire and Bailey, 2007; Pearcy et al., 1977)","plainCitation":"(Abookire and Bailey, 2007; Pearcy et al., 1977)","noteIndex":0},"citationItems":[{"id":223,"uris":["http://zotero.org/users/5331848/items/J7PBAXKY"],"itemData":{"id":223,"type":"article-journal","abstract":"Dover sole (Microstomus pacificus) and rex sole (Glyptocephalus zachirus) are both commercially valuable, long-lived pleuronectids that are distributed widely throughout the North Pacific. While their ecology and life cycle have been described for southern stocks, few investigations have focused on these species at higher latitudes. We synthesized historical research survey data among critical developmental stages to determine the distribution of life cycle stages for both species in the northern Gulf of Alaska (GOA). Bottom trawl survey data from 1953 to 2004 (25519 trawls) were used to characterize adult distribution during the non-spawning and spawning seasons, ichthyoplankton data from 1972 to 2003 (10776 tows) were used to determine the spatial and vertical distribution of eggs and larvae, and small-meshed shrimp trawl survey data from 1972 to 2004 (6536 trawls) were used to characterize areas utilized by immature stages. During the non-spawning season, adult Dover sole and rex sole were widely distributed from the inner shelf to outer slope. While both species concentrated on the continental slope to spawn, Dover sole spawning areas were more geographically specific than rex sole. Although spawned in deep water, eggs of both species were found in surface waters near spawning areas. Dover sole larvae did not appear to have an organized migration from offshore spawning grounds toward coastal nursery areas, and our data indicated facultative settling to their juvenile habitat in winter. Rex sole larvae progressively moved cross-shelf toward shore as they grew from April to September, and larvae presumably settled in coastal nursery areas in the autumn. In contrast with studies in the southern end of their range, we found no evidence in the GOA that Dover or rex sole have pelagic larval stages longer than nine months; however, more sampling for large larvae is needed in winter offshore of the continental shelf as well as sampling for newly settled larvae over the shelf to verify an abbreviated pelagic larval stage for both species at the northern end of their range.","collection-title":"Proceedings of the Sixth International Symposium on Flatfish Ecology, Part I","container-title":"Journal of Sea Research","DOI":"10.1016/j.seares.2006.08.004","ISSN":"1385-1101","issue":"2","journalAbbreviation":"Journal of Sea Research","page":"198-208","source":"ScienceDirect","title":"The distribution of life cycle stages of two deep-water pleuronectids, Dover sole (&lt;i&gt;Microstomus pacificus&lt;/i&gt;) and rex sole (&lt;i&gt;Glyptocephalus zachirus&lt;/i&gt;), at the northern extent of their range in the Gulf of Alaska","volume":"57","author":[{"family":"Abookire","given":"Alisa A."},{"family":"Bailey","given":"Kevin M."}],"issued":{"date-parts":[["2007",2,1]]}}},{"id":225,"uris":["http://zotero.org/users/5331848/items/WUXKEG2Y"],"itemData":{"id":225,"type":"article-journal","container-title":"Fishery Bulletin","issue":"1","page":"173-184","title":"Distribution and duration of pelagic life of larvae of Dover sole, Microstomus Pacificus; rex sole, Glyptocephalus Zachirus; and Petrale sole, Eopsetta Jordani, in waters off Oregon","volume":"75","author":[{"family":"Pearcy","given":"William G."},{"family":"Hosie","given":"Michael J."},{"family":"Richardson","given":"Sally L."}],"issued":{"date-parts":[["1977"]]}}}],"schema":"https://github.com/citation-style-language/schema/raw/master/csl-citation.json"} </w:instrText>
      </w:r>
      <w:r w:rsidR="008F0E90">
        <w:fldChar w:fldCharType="separate"/>
      </w:r>
      <w:r w:rsidR="008F0E90" w:rsidRPr="008F0E90">
        <w:rPr>
          <w:rFonts w:cs="Times New Roman"/>
        </w:rPr>
        <w:t>(Abookire and Bailey, 2007; Pearcy et al., 1977)</w:t>
      </w:r>
      <w:r w:rsidR="008F0E90">
        <w:fldChar w:fldCharType="end"/>
      </w:r>
      <w:r>
        <w:t>. Rex sole are one of several GOA flatfish species with larvae that exhibit cross-shelf transport, moving to several nearshore nursery areas where they remain as juveniles (Bailey et al. 2008, Abookire and Bailey 2006). Several flatfish species in the Gulf of Alaska, including rex sole, Dover sole, Pacific halibut, and arrowtooth flounder have shown synchrony in recruitment patterns over time that have been linked to an environmental indicator related to sea surface height (Stachura et al. 2014).</w:t>
      </w:r>
      <w:r w:rsidR="00403327">
        <w:t xml:space="preserve"> </w:t>
      </w:r>
      <w:r w:rsidR="00C213BA">
        <w:t>They live to be about 30 years old; there are several observations of 30-40 year old rex sole in the GOA and one 49 year old.</w:t>
      </w:r>
      <w:commentRangeEnd w:id="205"/>
      <w:r w:rsidR="00E40238">
        <w:rPr>
          <w:rStyle w:val="CommentReference"/>
        </w:rPr>
        <w:commentReference w:id="205"/>
      </w:r>
    </w:p>
    <w:p w14:paraId="0399EEF0" w14:textId="6B43C1AD" w:rsidR="00FE197E" w:rsidRDefault="00403FFA" w:rsidP="00FE197E">
      <w:pPr>
        <w:autoSpaceDE w:val="0"/>
        <w:autoSpaceDN w:val="0"/>
        <w:adjustRightInd w:val="0"/>
      </w:pPr>
      <w:r w:rsidRPr="000122FE">
        <w:rPr>
          <w:color w:val="000000"/>
        </w:rPr>
        <w:t>Little is known on the</w:t>
      </w:r>
      <w:r w:rsidR="00D32483">
        <w:rPr>
          <w:color w:val="000000"/>
        </w:rPr>
        <w:t xml:space="preserve"> stock structure of GOA rex sole</w:t>
      </w:r>
      <w:r w:rsidRPr="000122FE">
        <w:rPr>
          <w:color w:val="000000"/>
        </w:rPr>
        <w:t>.</w:t>
      </w:r>
      <w:r>
        <w:rPr>
          <w:color w:val="000000"/>
        </w:rPr>
        <w:t xml:space="preserve"> However, otoliths exhibit two distinct growth patterns (pers. Comm. D. Anderl 2015) and data show that length </w:t>
      </w:r>
      <w:r w:rsidR="005743B7">
        <w:rPr>
          <w:color w:val="000000"/>
        </w:rPr>
        <w:t xml:space="preserve">at </w:t>
      </w:r>
      <w:r>
        <w:rPr>
          <w:color w:val="000000"/>
        </w:rPr>
        <w:t>older ages in the Eastern GOA is smaller than those for the Western and Central areas</w:t>
      </w:r>
      <w:r w:rsidR="00403327">
        <w:rPr>
          <w:color w:val="000000"/>
        </w:rPr>
        <w:t xml:space="preserve"> (</w:t>
      </w:r>
      <w:r w:rsidR="00EC40E0">
        <w:rPr>
          <w:color w:val="000000"/>
          <w:highlight w:val="yellow"/>
        </w:rPr>
        <w:fldChar w:fldCharType="begin"/>
      </w:r>
      <w:r w:rsidR="00EC40E0">
        <w:rPr>
          <w:color w:val="000000"/>
        </w:rPr>
        <w:instrText xml:space="preserve"> REF _Ref164080314 \h </w:instrText>
      </w:r>
      <w:r w:rsidR="00EC40E0">
        <w:rPr>
          <w:color w:val="000000"/>
          <w:highlight w:val="yellow"/>
        </w:rPr>
      </w:r>
      <w:r w:rsidR="00EC40E0">
        <w:rPr>
          <w:color w:val="000000"/>
          <w:highlight w:val="yellow"/>
        </w:rPr>
        <w:fldChar w:fldCharType="separate"/>
      </w:r>
      <w:r w:rsidR="00F1388F">
        <w:t xml:space="preserve">Figure </w:t>
      </w:r>
      <w:r w:rsidR="00F1388F">
        <w:rPr>
          <w:noProof/>
        </w:rPr>
        <w:t>1</w:t>
      </w:r>
      <w:r w:rsidR="00EC40E0">
        <w:rPr>
          <w:color w:val="000000"/>
          <w:highlight w:val="yellow"/>
        </w:rPr>
        <w:fldChar w:fldCharType="end"/>
      </w:r>
      <w:r w:rsidR="00403327">
        <w:rPr>
          <w:color w:val="000000"/>
        </w:rPr>
        <w:t>)</w:t>
      </w:r>
      <w:r>
        <w:rPr>
          <w:color w:val="000000"/>
        </w:rPr>
        <w:t>.</w:t>
      </w:r>
      <w:r w:rsidR="00FE197E">
        <w:rPr>
          <w:color w:val="000000"/>
        </w:rPr>
        <w:t xml:space="preserve"> </w:t>
      </w:r>
      <w:r w:rsidRPr="00F96022">
        <w:t>Rex sole in th</w:t>
      </w:r>
      <w:r w:rsidR="00D32483">
        <w:t>e Gulf of Alaska are caught by bottom trawl in a multi-species groundfish fishery</w:t>
      </w:r>
      <w:ins w:id="206" w:author="Vladlena.Gertseva" w:date="2024-08-08T13:03:00Z">
        <w:r w:rsidR="00E40238">
          <w:t xml:space="preserve">, </w:t>
        </w:r>
        <w:commentRangeStart w:id="207"/>
        <w:r w:rsidR="00E40238">
          <w:t>which</w:t>
        </w:r>
        <w:r w:rsidR="00E40238" w:rsidRPr="00E40238">
          <w:t xml:space="preserve"> </w:t>
        </w:r>
        <w:r w:rsidR="00E40238">
          <w:t>operates only by trawling in the Western-Central GOA</w:t>
        </w:r>
      </w:ins>
      <w:commentRangeEnd w:id="207"/>
      <w:r w:rsidR="000B7D45">
        <w:rPr>
          <w:rStyle w:val="CommentReference"/>
        </w:rPr>
        <w:commentReference w:id="207"/>
      </w:r>
      <w:ins w:id="208" w:author="Vladlena.Gertseva" w:date="2024-08-08T13:03:00Z">
        <w:r w:rsidR="00E40238">
          <w:t>.</w:t>
        </w:r>
      </w:ins>
      <w:del w:id="209" w:author="Vladlena.Gertseva" w:date="2024-08-08T13:06:00Z">
        <w:r w:rsidDel="00560F76">
          <w:delText>.</w:delText>
        </w:r>
      </w:del>
      <w:r>
        <w:t xml:space="preserve"> </w:t>
      </w:r>
      <w:ins w:id="210" w:author="Vladlena.Gertseva" w:date="2024-08-08T13:06:00Z">
        <w:r w:rsidR="00560F76">
          <w:t xml:space="preserve">The catch history of GOA rex sole is shown in Figure </w:t>
        </w:r>
        <w:commentRangeStart w:id="211"/>
        <w:r w:rsidR="00560F76">
          <w:t>S1</w:t>
        </w:r>
      </w:ins>
      <w:commentRangeEnd w:id="211"/>
      <w:r w:rsidR="000B7D45">
        <w:rPr>
          <w:rStyle w:val="CommentReference"/>
        </w:rPr>
        <w:commentReference w:id="211"/>
      </w:r>
      <w:ins w:id="212" w:author="Vladlena.Gertseva" w:date="2024-08-08T13:06:00Z">
        <w:r w:rsidR="00560F76">
          <w:t>;</w:t>
        </w:r>
      </w:ins>
      <w:commentRangeStart w:id="213"/>
      <w:r>
        <w:t>Typically, a</w:t>
      </w:r>
      <w:r w:rsidRPr="00F96022">
        <w:t>pproximat</w:t>
      </w:r>
      <w:r>
        <w:t xml:space="preserve">ely 7 months of fishing occur between January and November and the greatest proportion of catches typically occur in </w:t>
      </w:r>
      <w:r w:rsidR="00FE197E">
        <w:t>the second quarter of the year</w:t>
      </w:r>
      <w:r>
        <w:t>.</w:t>
      </w:r>
      <w:r w:rsidRPr="00F96022">
        <w:t xml:space="preserve"> Catches of rex sole occur primarily in the</w:t>
      </w:r>
      <w:r>
        <w:t xml:space="preserve"> Western and</w:t>
      </w:r>
      <w:r w:rsidRPr="00F96022">
        <w:t xml:space="preserve"> C</w:t>
      </w:r>
      <w:r>
        <w:t>entral management area</w:t>
      </w:r>
      <w:r w:rsidRPr="00F96022">
        <w:t xml:space="preserve"> in the Gulf</w:t>
      </w:r>
      <w:r>
        <w:t xml:space="preserve">, with the greatest proportion </w:t>
      </w:r>
      <w:r w:rsidR="00FE197E">
        <w:t>of catch in the Central region</w:t>
      </w:r>
      <w:r w:rsidRPr="00F96022">
        <w:t xml:space="preserve">.  </w:t>
      </w:r>
      <w:commentRangeEnd w:id="213"/>
      <w:r w:rsidR="00E40238">
        <w:rPr>
          <w:rStyle w:val="CommentReference"/>
        </w:rPr>
        <w:commentReference w:id="213"/>
      </w:r>
    </w:p>
    <w:p w14:paraId="56DC507E" w14:textId="7F035549" w:rsidR="004E7158" w:rsidRDefault="004E7158" w:rsidP="004E7158">
      <w:pPr>
        <w:pStyle w:val="Heading3"/>
      </w:pPr>
      <w:commentRangeStart w:id="214"/>
      <w:r>
        <w:t>Data sources</w:t>
      </w:r>
      <w:commentRangeEnd w:id="214"/>
      <w:r w:rsidR="00AF17FD">
        <w:rPr>
          <w:rStyle w:val="CommentReference"/>
          <w:rFonts w:eastAsiaTheme="minorHAnsi" w:cstheme="minorBidi"/>
          <w:i w:val="0"/>
        </w:rPr>
        <w:commentReference w:id="214"/>
      </w:r>
    </w:p>
    <w:p w14:paraId="3DEBBD58" w14:textId="5C84A6C5" w:rsidR="004E7158" w:rsidRDefault="00083171" w:rsidP="004E7158">
      <w:commentRangeStart w:id="215"/>
      <w:r>
        <w:t xml:space="preserve">The data sources </w:t>
      </w:r>
      <w:r w:rsidR="00994ECB">
        <w:t xml:space="preserve">used in the study are listed in </w:t>
      </w:r>
      <w:r w:rsidR="00994ECB">
        <w:fldChar w:fldCharType="begin"/>
      </w:r>
      <w:r w:rsidR="00994ECB">
        <w:instrText xml:space="preserve"> REF _Ref164080375 \h </w:instrText>
      </w:r>
      <w:r w:rsidR="00994ECB">
        <w:fldChar w:fldCharType="separate"/>
      </w:r>
      <w:r w:rsidR="00F1388F">
        <w:t xml:space="preserve">Table </w:t>
      </w:r>
      <w:r w:rsidR="00F1388F">
        <w:rPr>
          <w:noProof/>
        </w:rPr>
        <w:t>1</w:t>
      </w:r>
      <w:r w:rsidR="00994ECB">
        <w:fldChar w:fldCharType="end"/>
      </w:r>
      <w:r>
        <w:t>.</w:t>
      </w:r>
      <w:commentRangeEnd w:id="215"/>
      <w:r w:rsidR="00E40238">
        <w:rPr>
          <w:rStyle w:val="CommentReference"/>
        </w:rPr>
        <w:commentReference w:id="215"/>
      </w:r>
      <w:r w:rsidR="00672F84">
        <w:t xml:space="preserve"> </w:t>
      </w:r>
      <w:ins w:id="216" w:author="Vladlena.Gertseva" w:date="2024-08-08T13:04:00Z">
        <w:r w:rsidR="00560F76">
          <w:t xml:space="preserve">We used data from fishery-dependent and fishery independent sources. </w:t>
        </w:r>
      </w:ins>
      <w:del w:id="217" w:author="Vladlena.Gertseva" w:date="2024-08-08T13:06:00Z">
        <w:r w:rsidR="00672F84" w:rsidDel="00560F76">
          <w:delText xml:space="preserve">The catch history of GOA rex sole is included in each model and is shown in Figure S1; </w:delText>
        </w:r>
      </w:del>
      <w:del w:id="218" w:author="Vladlena.Gertseva" w:date="2024-08-08T13:03:00Z">
        <w:r w:rsidR="00672F84" w:rsidDel="00E40238">
          <w:delText xml:space="preserve">the fishery operates only by trawling in the Western-Central GOA. </w:delText>
        </w:r>
      </w:del>
      <w:del w:id="219" w:author="Vladlena.Gertseva" w:date="2024-08-08T13:06:00Z">
        <w:r w:rsidR="00672F84" w:rsidDel="00560F76">
          <w:delText xml:space="preserve">A partial coverage fishery observer program collected biological samples of rex sole in the GOA, which were included in this study. </w:delText>
        </w:r>
      </w:del>
      <w:r w:rsidR="00A728E2">
        <w:t>We used o</w:t>
      </w:r>
      <w:r w:rsidR="00672F84">
        <w:t xml:space="preserve">bserver collected </w:t>
      </w:r>
      <w:r w:rsidR="00A728E2">
        <w:t xml:space="preserve">raw </w:t>
      </w:r>
      <w:r w:rsidR="00672F84">
        <w:t xml:space="preserve">proportion at each </w:t>
      </w:r>
      <w:r w:rsidR="00A728E2">
        <w:t xml:space="preserve">length </w:t>
      </w:r>
      <w:r w:rsidR="00672F84">
        <w:t>as length composition data within each assessment configuration</w:t>
      </w:r>
      <w:r w:rsidR="00A728E2">
        <w:t>, as some historical length samples were collected at the port with no accompanying haul information to use for further standardization</w:t>
      </w:r>
      <w:r w:rsidR="00672F84">
        <w:t xml:space="preserve">. In addition, observers collected otoliths which were subsequently aged and were used as </w:t>
      </w:r>
      <w:r w:rsidR="00A728E2">
        <w:t xml:space="preserve">age composition </w:t>
      </w:r>
      <w:r w:rsidR="00672F84">
        <w:t>inputs to each stock assessment model configuration</w:t>
      </w:r>
      <w:r w:rsidR="00A728E2">
        <w:t>. Age data were sampled randomly by observers</w:t>
      </w:r>
      <w:r w:rsidR="00672F84">
        <w:t>.</w:t>
      </w:r>
      <w:r w:rsidR="009650D6">
        <w:t xml:space="preserve"> All fishery age samples used break-and-burn methods</w:t>
      </w:r>
      <w:del w:id="220" w:author="Vladlena.Gertseva" w:date="2024-08-08T13:07:00Z">
        <w:r w:rsidR="009650D6" w:rsidDel="00560F76">
          <w:delText xml:space="preserve"> and were aged in 2015-2017</w:delText>
        </w:r>
      </w:del>
      <w:r w:rsidR="009650D6">
        <w:t>.</w:t>
      </w:r>
    </w:p>
    <w:p w14:paraId="1A818286" w14:textId="6DDFEE0C" w:rsidR="00451334" w:rsidRPr="00336A42" w:rsidRDefault="00113E4A" w:rsidP="00451334">
      <w:r w:rsidRPr="00336A42">
        <w:t xml:space="preserve">This assessment used </w:t>
      </w:r>
      <w:ins w:id="221" w:author="Vladlena.Gertseva" w:date="2024-08-08T13:07:00Z">
        <w:r w:rsidR="00560F76">
          <w:t xml:space="preserve">data from two fishery-independent surveys conducted by </w:t>
        </w:r>
      </w:ins>
      <w:ins w:id="222" w:author="Vladlena.Gertseva" w:date="2024-08-08T13:08:00Z">
        <w:r w:rsidR="00560F76">
          <w:t>NMFS AFSC</w:t>
        </w:r>
      </w:ins>
      <w:ins w:id="223" w:author="Vladlena.Gertseva" w:date="2024-08-08T13:07:00Z">
        <w:r w:rsidR="00560F76">
          <w:t xml:space="preserve">, one historical </w:t>
        </w:r>
      </w:ins>
      <w:del w:id="224" w:author="Vladlena.Gertseva" w:date="2024-08-08T13:07:00Z">
        <w:r w:rsidRPr="00336A42" w:rsidDel="00560F76">
          <w:delText xml:space="preserve">estimates of total biomass for rex sole in the Gulf of Alaska from triennial </w:delText>
        </w:r>
      </w:del>
      <w:r w:rsidRPr="00336A42">
        <w:t>(19</w:t>
      </w:r>
      <w:r>
        <w:t xml:space="preserve">84-1999) and </w:t>
      </w:r>
      <w:del w:id="225" w:author="Vladlena.Gertseva" w:date="2024-08-08T13:07:00Z">
        <w:r w:rsidDel="00560F76">
          <w:delText xml:space="preserve">biennial </w:delText>
        </w:r>
      </w:del>
      <w:ins w:id="226" w:author="Vladlena.Gertseva" w:date="2024-08-08T13:07:00Z">
        <w:r w:rsidR="00560F76">
          <w:t xml:space="preserve">one current </w:t>
        </w:r>
      </w:ins>
      <w:r>
        <w:t>(2001-2021</w:t>
      </w:r>
      <w:r w:rsidRPr="00336A42">
        <w:t>)</w:t>
      </w:r>
      <w:ins w:id="227" w:author="Vladlena.Gertseva" w:date="2024-08-08T13:09:00Z">
        <w:r w:rsidR="00560F76">
          <w:t>, including length and age data, used to estimated growth within the stock assessment model.</w:t>
        </w:r>
      </w:ins>
      <w:r w:rsidRPr="00336A42">
        <w:t xml:space="preserve"> </w:t>
      </w:r>
      <w:commentRangeStart w:id="228"/>
      <w:r w:rsidRPr="00336A42">
        <w:t xml:space="preserve">groundfish surveys conducted by the AFSC’s Resource Assessment and Conservation Engineering (RACE) division to provide </w:t>
      </w:r>
      <w:r>
        <w:t>an index of population biomass. S</w:t>
      </w:r>
      <w:r w:rsidRPr="00336A42">
        <w:t>urvey biomass has fluctuated on decadal time scales</w:t>
      </w:r>
      <w:r>
        <w:t xml:space="preserve"> (</w:t>
      </w:r>
      <w:r w:rsidRPr="00113E4A">
        <w:rPr>
          <w:highlight w:val="yellow"/>
        </w:rPr>
        <w:t>Figure S2</w:t>
      </w:r>
      <w:r>
        <w:t>).</w:t>
      </w:r>
      <w:r w:rsidR="00451334">
        <w:t xml:space="preserve"> </w:t>
      </w:r>
      <w:r w:rsidR="00451334" w:rsidRPr="00336A42">
        <w:t>Consistently over time, survey biomass has been greate</w:t>
      </w:r>
      <w:r w:rsidR="00451334">
        <w:t>st in the Central GOA and smallest in the W</w:t>
      </w:r>
      <w:r w:rsidR="00451334" w:rsidRPr="00336A42">
        <w:t>estern GOA, bu</w:t>
      </w:r>
      <w:r w:rsidR="00451334">
        <w:t>t occurs in all three regions (Central, Eastern, and Western GOA</w:t>
      </w:r>
      <w:r w:rsidR="00451334" w:rsidRPr="00336A42">
        <w:t>).</w:t>
      </w:r>
    </w:p>
    <w:p w14:paraId="34FEC45F" w14:textId="0C330D63" w:rsidR="00451334" w:rsidRDefault="009E59F1" w:rsidP="00451334">
      <w:pPr>
        <w:spacing w:after="160" w:line="259" w:lineRule="auto"/>
      </w:pPr>
      <w:r>
        <w:t>Estimates of GOA-wide and area-specific (Western-Central and Eastern GOA) proportions-at-length (length composition data) were incl</w:t>
      </w:r>
      <w:r w:rsidR="007E33DD">
        <w:t>uded as inputs to each model configuration</w:t>
      </w:r>
      <w:r>
        <w:t xml:space="preserve">. </w:t>
      </w:r>
      <w:r w:rsidR="00BF4E89">
        <w:t>The raw</w:t>
      </w:r>
      <w:r w:rsidR="00451334" w:rsidRPr="00FE21F5">
        <w:t xml:space="preserve"> number of individuals </w:t>
      </w:r>
      <w:r>
        <w:t xml:space="preserve">at each age </w:t>
      </w:r>
      <w:r w:rsidR="00451334" w:rsidRPr="00FE21F5">
        <w:t>by length group (</w:t>
      </w:r>
      <w:r>
        <w:t>conditional age-at-length, or CAAL data</w:t>
      </w:r>
      <w:r w:rsidR="00451334" w:rsidRPr="00FE21F5">
        <w:t xml:space="preserve">) from each RACE GOA groundfish survey were </w:t>
      </w:r>
      <w:r w:rsidR="00451334">
        <w:t>included as inputs to each model</w:t>
      </w:r>
      <w:r w:rsidR="00451334" w:rsidRPr="00FE21F5">
        <w:t>.</w:t>
      </w:r>
      <w:r w:rsidR="00451334">
        <w:t xml:space="preserve"> </w:t>
      </w:r>
      <w:r w:rsidR="00451334" w:rsidRPr="00FE21F5">
        <w:t>Survey age data were available for all survey years except for 2021. The age data for 1990 were excluded from the model because the underlying ages may be biased due to the age reading technique (surface age reading) used to process the otoliths.</w:t>
      </w:r>
      <w:r w:rsidR="00451334">
        <w:t xml:space="preserve"> </w:t>
      </w:r>
      <w:commentRangeEnd w:id="228"/>
      <w:r w:rsidR="00560F76">
        <w:rPr>
          <w:rStyle w:val="CommentReference"/>
        </w:rPr>
        <w:commentReference w:id="228"/>
      </w:r>
    </w:p>
    <w:p w14:paraId="790B29BC" w14:textId="09C86E9F" w:rsidR="004E7158" w:rsidRPr="004E7158" w:rsidRDefault="004E7158" w:rsidP="004E7158">
      <w:pPr>
        <w:pStyle w:val="Heading3"/>
      </w:pPr>
      <w:r>
        <w:lastRenderedPageBreak/>
        <w:t>Stock Assessment Modeling</w:t>
      </w:r>
    </w:p>
    <w:p w14:paraId="3902BE9E" w14:textId="14CC0109" w:rsidR="008F3611" w:rsidRDefault="00DB3A33" w:rsidP="00DB3A33">
      <w:r>
        <w:t xml:space="preserve">All of the </w:t>
      </w:r>
      <w:del w:id="229" w:author="Vladlena.Gertseva" w:date="2024-08-08T13:11:00Z">
        <w:r w:rsidDel="00560F76">
          <w:delText xml:space="preserve">stock assessment </w:delText>
        </w:r>
      </w:del>
      <w:commentRangeStart w:id="230"/>
      <w:r>
        <w:t xml:space="preserve">models </w:t>
      </w:r>
      <w:commentRangeEnd w:id="230"/>
      <w:r w:rsidR="00560F76">
        <w:rPr>
          <w:rStyle w:val="CommentReference"/>
        </w:rPr>
        <w:commentReference w:id="230"/>
      </w:r>
      <w:r>
        <w:t xml:space="preserve">used were </w:t>
      </w:r>
      <w:ins w:id="231" w:author="Vladlena.Gertseva" w:date="2024-08-08T13:11:00Z">
        <w:r w:rsidR="00560F76">
          <w:t xml:space="preserve">developed using </w:t>
        </w:r>
      </w:ins>
      <w:del w:id="232" w:author="Vladlena.Gertseva" w:date="2024-08-08T13:11:00Z">
        <w:r w:rsidDel="00560F76">
          <w:delText xml:space="preserve">split sex, age-structured statistical catch-at-age model implemented in </w:delText>
        </w:r>
      </w:del>
      <w:r>
        <w:t>Stock Synthesis</w:t>
      </w:r>
      <w:ins w:id="233" w:author="Vladlena.Gertseva" w:date="2024-08-08T13:11:00Z">
        <w:r w:rsidR="00560F76">
          <w:t xml:space="preserve"> modelling platfor</w:t>
        </w:r>
      </w:ins>
      <w:ins w:id="234" w:author="Vladlena.Gertseva" w:date="2024-08-08T13:12:00Z">
        <w:r w:rsidR="00560F76">
          <w:t>m</w:t>
        </w:r>
      </w:ins>
      <w:r>
        <w:t xml:space="preserve"> </w:t>
      </w:r>
      <w:commentRangeStart w:id="235"/>
      <w:r>
        <w:t>version 3.3</w:t>
      </w:r>
      <w:commentRangeEnd w:id="235"/>
      <w:r w:rsidR="00996FE6">
        <w:rPr>
          <w:rStyle w:val="CommentReference"/>
        </w:rPr>
        <w:commentReference w:id="235"/>
      </w:r>
      <w:r>
        <w:t xml:space="preserve"> (</w:t>
      </w:r>
      <w:commentRangeStart w:id="236"/>
      <w:r>
        <w:t>SS</w:t>
      </w:r>
      <w:ins w:id="237" w:author="Vladlena.Gertseva" w:date="2024-08-07T15:12:00Z">
        <w:r w:rsidR="005450AD">
          <w:t>3</w:t>
        </w:r>
        <w:commentRangeEnd w:id="236"/>
        <w:r w:rsidR="005450AD">
          <w:rPr>
            <w:rStyle w:val="CommentReference"/>
          </w:rPr>
          <w:commentReference w:id="236"/>
        </w:r>
      </w:ins>
      <w:del w:id="238" w:author="Vladlena.Gertseva" w:date="2024-08-07T17:05:00Z">
        <w:r w:rsidDel="008F15D0">
          <w:delText xml:space="preserve">) </w:delText>
        </w:r>
        <w:commentRangeStart w:id="239"/>
        <w:r w:rsidDel="008F15D0">
          <w:delText>using a maximum likelihood approach</w:delText>
        </w:r>
        <w:commentRangeEnd w:id="239"/>
        <w:r w:rsidR="008F15D0" w:rsidDel="008F15D0">
          <w:rPr>
            <w:rStyle w:val="CommentReference"/>
          </w:rPr>
          <w:commentReference w:id="239"/>
        </w:r>
        <w:r w:rsidDel="008F15D0">
          <w:delText>. SS equations can be found in</w:delText>
        </w:r>
      </w:del>
      <w:r>
        <w:t xml:space="preserve"> Methot and Wetzel (2013)</w:t>
      </w:r>
      <w:del w:id="240" w:author="Vladlena.Gertseva" w:date="2024-08-07T17:05:00Z">
        <w:r w:rsidDel="008F15D0">
          <w:delText xml:space="preserve"> and further technical documentation is outlined in Methot (2009)</w:delText>
        </w:r>
      </w:del>
      <w:r>
        <w:t xml:space="preserve">. </w:t>
      </w:r>
      <w:commentRangeStart w:id="241"/>
      <w:r>
        <w:t>Age classes included in the model run from age 0 to 20. The oldest age class in the model, age 20, serves as a plus group. Age at recruitment was set at 3 for the purpose of projections and calculation of management quantities, as few rex sole are observed before age 3. Survey catchability was estimated with a prior based on herding experiments in the current assessment.</w:t>
      </w:r>
      <w:r w:rsidR="008F3611">
        <w:t xml:space="preserve"> All models estimated a single</w:t>
      </w:r>
      <w:r w:rsidR="009673D2">
        <w:t xml:space="preserve"> survey</w:t>
      </w:r>
      <w:r w:rsidR="008F3611">
        <w:t xml:space="preserve"> catchability</w:t>
      </w:r>
      <w:r w:rsidR="009673D2">
        <w:t xml:space="preserve"> parameter (</w:t>
      </w:r>
      <w:r w:rsidR="009673D2" w:rsidRPr="009673D2">
        <w:rPr>
          <w:i/>
        </w:rPr>
        <w:t>q</w:t>
      </w:r>
      <w:r w:rsidR="009673D2">
        <w:t>)</w:t>
      </w:r>
      <w:r w:rsidR="00A3683A">
        <w:t xml:space="preserve"> with a normal prior with a mean of 1.2 and standard deviation of 0.175 (based on</w:t>
      </w:r>
      <w:r w:rsidR="00B0393A">
        <w:t xml:space="preserve"> herding studies for the stock </w:t>
      </w:r>
      <w:r w:rsidR="00B0393A" w:rsidRPr="00B0393A">
        <w:rPr>
          <w:rFonts w:cs="Times New Roman"/>
        </w:rPr>
        <w:t>(Somerton et al., 2007)</w:t>
      </w:r>
      <w:r w:rsidR="008F3611">
        <w:t xml:space="preserve"> and </w:t>
      </w:r>
      <w:r w:rsidR="009673D2">
        <w:t xml:space="preserve">one </w:t>
      </w:r>
      <w:r w:rsidR="008F3611">
        <w:t>unfished recruitment parameter (</w:t>
      </w:r>
      <w:r w:rsidR="008F3611" w:rsidRPr="008F3611">
        <w:rPr>
          <w:i/>
        </w:rPr>
        <w:t>R</w:t>
      </w:r>
      <w:r w:rsidR="008F3611" w:rsidRPr="008F3611">
        <w:rPr>
          <w:i/>
          <w:vertAlign w:val="subscript"/>
        </w:rPr>
        <w:t>0</w:t>
      </w:r>
      <w:r w:rsidR="008F3611">
        <w:t xml:space="preserve">), shared across the GOA, along with one recruitment </w:t>
      </w:r>
      <w:r w:rsidR="009673D2">
        <w:t>deviation for each year, shared across the GOA.</w:t>
      </w:r>
      <w:r w:rsidR="00DC7382" w:rsidRPr="00DC7382">
        <w:t xml:space="preserve"> Recruitment deviations were estimated for an early period from 1965-1981 and a current period from 1982-2019 with a </w:t>
      </w:r>
      <w:r w:rsidR="00DC7382" w:rsidRPr="007424D0">
        <w:rPr>
          <w:i/>
        </w:rPr>
        <w:t>σ</w:t>
      </w:r>
      <w:r w:rsidR="00DC7382" w:rsidRPr="007424D0">
        <w:rPr>
          <w:i/>
          <w:vertAlign w:val="subscript"/>
        </w:rPr>
        <w:t>R</w:t>
      </w:r>
      <w:r w:rsidR="00DC7382" w:rsidRPr="00DC7382">
        <w:t xml:space="preserve"> = 0.6 and were set to mean recruitment for 2020-2021 (little information exists on 0-1 year old GOA rex sole and recruitment cannot be estimated reliably for these years).</w:t>
      </w:r>
      <w:r w:rsidR="008412F9">
        <w:t xml:space="preserve"> The steepness parameter of the stock-recruitment curve was set equal to 1 in all models, meaning that we assumed no</w:t>
      </w:r>
      <w:r w:rsidR="00800D34">
        <w:t xml:space="preserve"> stock-recruitment relationship, as is the case for many s</w:t>
      </w:r>
      <w:r w:rsidR="00152E95">
        <w:t>tock assessments in GOA</w:t>
      </w:r>
      <w:r w:rsidR="00800D34">
        <w:t>.</w:t>
      </w:r>
    </w:p>
    <w:p w14:paraId="2858E84B" w14:textId="3CE2D86F" w:rsidR="00DB3A33" w:rsidRDefault="00DB3A33" w:rsidP="00DB3A33">
      <w:r>
        <w:t>Age-based double-normal functions without a descending limb (instead of a logistic function) were used to model fishery and survey selectivity for all model runs. The double-normal formulation was used because the SS modeling framework does not currently include the option of estimating sex-specific, age-based logistic selectivity where both male and female selectivity maintain a logistic shape.</w:t>
      </w:r>
      <w:commentRangeEnd w:id="241"/>
      <w:r w:rsidR="00560F76">
        <w:rPr>
          <w:rStyle w:val="CommentReference"/>
        </w:rPr>
        <w:commentReference w:id="241"/>
      </w:r>
    </w:p>
    <w:p w14:paraId="275C8C7D" w14:textId="34CBCD18" w:rsidR="004561FD" w:rsidRDefault="00552CCD" w:rsidP="004561FD">
      <w:r>
        <w:t>W</w:t>
      </w:r>
      <w:r w:rsidR="004561FD">
        <w:t>e modeled growth according to the von-Bertlanffy growth curve</w:t>
      </w:r>
      <w:del w:id="242" w:author="Vladlena.Gertseva" w:date="2024-08-08T13:14:00Z">
        <w:r w:rsidR="004561FD" w:rsidDel="00AA4462">
          <w:delText xml:space="preserve"> using a conditional age-at-length approach (CAAL), where the distribution of ages within each length bin are assumed to follow a multinomial distribution as components of the objective function for each integrated model</w:delText>
        </w:r>
      </w:del>
      <w:r w:rsidR="004561FD">
        <w:t xml:space="preserve">. </w:t>
      </w:r>
      <w:del w:id="243" w:author="Vladlena.Gertseva" w:date="2024-08-08T13:14:00Z">
        <w:r w:rsidR="004561FD" w:rsidDel="00AA4462">
          <w:delText xml:space="preserve">The models were fit to raw survey age data collected within each length bin, and to aggregated survey length composition data (assuming a multinomial distribution over length bins). </w:delText>
        </w:r>
      </w:del>
      <w:del w:id="244" w:author="Vladlena.Gertseva" w:date="2024-08-08T13:15:00Z">
        <w:r w:rsidR="00CC479A" w:rsidDel="00AA4462">
          <w:delText xml:space="preserve">We </w:delText>
        </w:r>
      </w:del>
      <w:ins w:id="245" w:author="Vladlena.Gertseva" w:date="2024-08-08T13:15:00Z">
        <w:r w:rsidR="00AA4462">
          <w:t xml:space="preserve">and </w:t>
        </w:r>
      </w:ins>
      <w:r w:rsidR="00CC479A">
        <w:t xml:space="preserve">estimated von-Bertalanffy </w:t>
      </w:r>
      <w:r w:rsidR="00CC479A" w:rsidRPr="00C5668B">
        <w:rPr>
          <w:i/>
        </w:rPr>
        <w:t>k</w:t>
      </w:r>
      <w:r w:rsidR="00CC479A">
        <w:t xml:space="preserve">, </w:t>
      </w:r>
      <w:r w:rsidR="00CC479A" w:rsidRPr="00C5668B">
        <w:rPr>
          <w:i/>
        </w:rPr>
        <w:t>L</w:t>
      </w:r>
      <w:r w:rsidR="00CC479A" w:rsidRPr="00C5668B">
        <w:rPr>
          <w:i/>
          <w:vertAlign w:val="subscript"/>
        </w:rPr>
        <w:t>max</w:t>
      </w:r>
      <w:r w:rsidR="00CC479A">
        <w:t>, and</w:t>
      </w:r>
      <w:r w:rsidR="00CC479A" w:rsidRPr="00C5668B">
        <w:rPr>
          <w:i/>
        </w:rPr>
        <w:t xml:space="preserve"> L</w:t>
      </w:r>
      <w:r w:rsidR="00CC479A" w:rsidRPr="00C5668B">
        <w:rPr>
          <w:i/>
          <w:vertAlign w:val="subscript"/>
        </w:rPr>
        <w:t>min</w:t>
      </w:r>
      <w:r w:rsidR="00CC479A">
        <w:t>, and the CV of the youngest and oldest fish</w:t>
      </w:r>
      <w:r w:rsidR="006E48C8">
        <w:t xml:space="preserve"> separately for females and males</w:t>
      </w:r>
      <w:r w:rsidR="00CC479A">
        <w:t xml:space="preserve">. </w:t>
      </w:r>
      <w:r w:rsidR="000C39F1">
        <w:t xml:space="preserve">Natural mortality was set equal to </w:t>
      </w:r>
      <w:r w:rsidR="000C39F1" w:rsidRPr="000C39F1">
        <w:rPr>
          <w:i/>
        </w:rPr>
        <w:t>M</w:t>
      </w:r>
      <w:r w:rsidR="000C39F1">
        <w:t xml:space="preserve"> = 0.2 </w:t>
      </w:r>
      <w:r w:rsidR="000C39F1" w:rsidRPr="000C39F1">
        <w:t>yr</w:t>
      </w:r>
      <w:r w:rsidR="000C39F1" w:rsidRPr="000C39F1">
        <w:rPr>
          <w:vertAlign w:val="superscript"/>
        </w:rPr>
        <w:t>-1</w:t>
      </w:r>
      <w:r w:rsidR="000C39F1">
        <w:t xml:space="preserve"> for all models and areas.</w:t>
      </w:r>
      <w:r w:rsidR="00606E45">
        <w:t xml:space="preserve"> In addition, we assumed a fixed allometric weight-length relationship with sex-specific parameters</w:t>
      </w:r>
      <w:r w:rsidR="00882DFB">
        <w:t xml:space="preserve"> (</w:t>
      </w:r>
      <m:oMath>
        <m:sSub>
          <m:sSubPr>
            <m:ctrlPr>
              <w:rPr>
                <w:rFonts w:ascii="Cambria Math" w:hAnsi="Cambria Math"/>
                <w:i/>
              </w:rPr>
            </m:ctrlPr>
          </m:sSubPr>
          <m:e>
            <m:r>
              <w:rPr>
                <w:rFonts w:ascii="Cambria Math" w:hAnsi="Cambria Math"/>
              </w:rPr>
              <m:t>w</m:t>
            </m:r>
          </m:e>
          <m:sub>
            <m:r>
              <w:rPr>
                <w:rFonts w:ascii="Cambria Math" w:hAnsi="Cambria Math"/>
              </w:rPr>
              <m:t>l,s</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sSubSup>
          <m:sSubSupPr>
            <m:ctrlPr>
              <w:rPr>
                <w:rFonts w:ascii="Cambria Math" w:hAnsi="Cambria Math"/>
                <w:i/>
              </w:rPr>
            </m:ctrlPr>
          </m:sSubSupPr>
          <m:e>
            <m:r>
              <w:rPr>
                <w:rFonts w:ascii="Cambria Math" w:hAnsi="Cambria Math"/>
              </w:rPr>
              <m:t>L</m:t>
            </m:r>
          </m:e>
          <m:sub>
            <m:r>
              <w:rPr>
                <w:rFonts w:ascii="Cambria Math" w:hAnsi="Cambria Math"/>
              </w:rPr>
              <m:t>s</m:t>
            </m:r>
          </m:sub>
          <m:sup>
            <m:sSub>
              <m:sSubPr>
                <m:ctrlPr>
                  <w:rPr>
                    <w:rFonts w:ascii="Cambria Math" w:hAnsi="Cambria Math"/>
                    <w:i/>
                  </w:rPr>
                </m:ctrlPr>
              </m:sSubPr>
              <m:e>
                <m:r>
                  <w:rPr>
                    <w:rFonts w:ascii="Cambria Math" w:hAnsi="Cambria Math"/>
                  </w:rPr>
                  <m:t>β</m:t>
                </m:r>
              </m:e>
              <m:sub>
                <m:r>
                  <w:rPr>
                    <w:rFonts w:ascii="Cambria Math" w:hAnsi="Cambria Math"/>
                  </w:rPr>
                  <m:t>s</m:t>
                </m:r>
              </m:sub>
            </m:sSub>
          </m:sup>
        </m:sSubSup>
      </m:oMath>
      <w:r w:rsidR="00882DFB">
        <w:t>)</w:t>
      </w:r>
      <w:r w:rsidR="006E5C4B">
        <w:t xml:space="preserve"> with </w:t>
      </w:r>
      <w:r w:rsidR="006E5C4B" w:rsidRPr="006E5C4B">
        <w:rPr>
          <w:rFonts w:ascii="Symbol" w:hAnsi="Symbol"/>
          <w:i/>
        </w:rPr>
        <w:t></w:t>
      </w:r>
      <w:r w:rsidR="00882DFB">
        <w:t xml:space="preserve"> = 1.35E-06 and 2.18E-06 and </w:t>
      </w:r>
      <w:r w:rsidR="006E5C4B" w:rsidRPr="006E5C4B">
        <w:rPr>
          <w:rFonts w:ascii="Symbol" w:hAnsi="Symbol"/>
          <w:i/>
        </w:rPr>
        <w:t></w:t>
      </w:r>
      <w:r w:rsidR="00882DFB">
        <w:t xml:space="preserve"> = 3.44963 and 3.30571 for females and males, respectively, and </w:t>
      </w:r>
      <w:r w:rsidR="00606E45">
        <w:t xml:space="preserve">a fixed </w:t>
      </w:r>
      <w:r w:rsidR="00882DFB">
        <w:t xml:space="preserve">age-based logistic </w:t>
      </w:r>
      <w:r w:rsidR="00606E45">
        <w:t>maturity-at-age relationship</w:t>
      </w:r>
      <w:r w:rsidR="00057C61">
        <w:t xml:space="preserve"> with an </w:t>
      </w:r>
      <w:r w:rsidR="00057C61" w:rsidRPr="00F27CBE">
        <w:t>age at 5</w:t>
      </w:r>
      <w:r w:rsidR="00057C61">
        <w:t>0%-maturity estimated to be 5.7</w:t>
      </w:r>
      <w:r w:rsidR="00057C61" w:rsidRPr="00F27CBE">
        <w:t xml:space="preserve"> years</w:t>
      </w:r>
      <w:r w:rsidR="00057C61">
        <w:t xml:space="preserve"> and a slope equal to</w:t>
      </w:r>
      <w:r w:rsidR="00057C61" w:rsidRPr="00F27CBE">
        <w:t xml:space="preserve"> -1.11</w:t>
      </w:r>
      <w:r w:rsidR="00057C61">
        <w:t>3</w:t>
      </w:r>
      <w:r w:rsidR="001D1090">
        <w:t xml:space="preserve"> (</w:t>
      </w:r>
      <w:r w:rsidR="001D1090" w:rsidRPr="001D1090">
        <w:rPr>
          <w:highlight w:val="yellow"/>
        </w:rPr>
        <w:t xml:space="preserve">Figure </w:t>
      </w:r>
      <w:r w:rsidR="004B6752">
        <w:rPr>
          <w:highlight w:val="yellow"/>
        </w:rPr>
        <w:t>S</w:t>
      </w:r>
      <w:r w:rsidR="001D1090" w:rsidRPr="001D1090">
        <w:rPr>
          <w:highlight w:val="yellow"/>
        </w:rPr>
        <w:t>XX</w:t>
      </w:r>
      <w:r w:rsidR="001D1090">
        <w:t>)</w:t>
      </w:r>
      <w:r w:rsidR="00606E45">
        <w:t>,</w:t>
      </w:r>
      <w:r w:rsidR="00057C61">
        <w:t xml:space="preserve"> both</w:t>
      </w:r>
      <w:r w:rsidR="00606E45">
        <w:t xml:space="preserve"> estimated outside of the models.</w:t>
      </w:r>
      <w:r w:rsidR="001D1090">
        <w:t xml:space="preserve"> </w:t>
      </w:r>
      <w:r w:rsidR="00096019">
        <w:t>S</w:t>
      </w:r>
      <w:r w:rsidR="001D1090">
        <w:t xml:space="preserve">urvey data showed a consistent weight-length </w:t>
      </w:r>
      <w:r w:rsidR="009C7780">
        <w:t>relationship across time and the GOA. M</w:t>
      </w:r>
      <w:r w:rsidR="00096019">
        <w:t xml:space="preserve">aturity-at-age </w:t>
      </w:r>
      <w:r w:rsidR="009C7780">
        <w:t xml:space="preserve">data were collected at a single snapshot in time </w:t>
      </w:r>
      <w:r w:rsidR="00D11142">
        <w:t xml:space="preserve">from a small region in the GOA </w:t>
      </w:r>
      <w:r w:rsidR="00D11142">
        <w:fldChar w:fldCharType="begin"/>
      </w:r>
      <w:r w:rsidR="00D11142">
        <w:instrText xml:space="preserve"> ADDIN ZOTERO_ITEM CSL_CITATION {"citationID":"bDh9La1a","properties":{"formattedCitation":"(Abookire,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instrText>
      </w:r>
      <w:r w:rsidR="00D11142">
        <w:fldChar w:fldCharType="separate"/>
      </w:r>
      <w:r w:rsidR="00D11142" w:rsidRPr="00D11142">
        <w:rPr>
          <w:rFonts w:cs="Times New Roman"/>
        </w:rPr>
        <w:t>(Abookire, 2006)</w:t>
      </w:r>
      <w:r w:rsidR="00D11142">
        <w:fldChar w:fldCharType="end"/>
      </w:r>
      <w:r w:rsidR="009C7780">
        <w:t>.</w:t>
      </w:r>
    </w:p>
    <w:p w14:paraId="0F8F2691" w14:textId="7674A3F9" w:rsidR="00C44F7E" w:rsidRDefault="00DB3A33" w:rsidP="00FE197E">
      <w:r>
        <w:t>W</w:t>
      </w:r>
      <w:r w:rsidR="00C44F7E">
        <w:t>e</w:t>
      </w:r>
      <w:r>
        <w:t xml:space="preserve"> </w:t>
      </w:r>
      <w:del w:id="246" w:author="Vladlena.Gertseva" w:date="2024-08-08T13:16:00Z">
        <w:r w:rsidDel="00D559CB">
          <w:delText xml:space="preserve">developed </w:delText>
        </w:r>
      </w:del>
      <w:ins w:id="247" w:author="Vladlena.Gertseva" w:date="2024-08-08T13:16:00Z">
        <w:r w:rsidR="00D559CB">
          <w:t xml:space="preserve">explored </w:t>
        </w:r>
      </w:ins>
      <w:r>
        <w:t>four model</w:t>
      </w:r>
      <w:r w:rsidR="00C44F7E">
        <w:t xml:space="preserve"> </w:t>
      </w:r>
      <w:r w:rsidR="00552CCD">
        <w:t xml:space="preserve">and data </w:t>
      </w:r>
      <w:r w:rsidR="00C44F7E">
        <w:t xml:space="preserve">configuration scenarios: (1) </w:t>
      </w:r>
      <w:r w:rsidR="00D512D7">
        <w:t xml:space="preserve">a single-area </w:t>
      </w:r>
      <w:r w:rsidR="00C44F7E">
        <w:t>model</w:t>
      </w:r>
      <w:r w:rsidR="00D512D7">
        <w:t xml:space="preserve"> without fishery age data</w:t>
      </w:r>
      <w:r w:rsidR="00C44F7E">
        <w:t>, (2)</w:t>
      </w:r>
      <w:r w:rsidR="00D512D7">
        <w:t xml:space="preserve"> a single-area model with</w:t>
      </w:r>
      <w:r w:rsidR="00C44F7E">
        <w:t xml:space="preserve"> </w:t>
      </w:r>
      <w:r w:rsidR="00D512D7">
        <w:t xml:space="preserve">fishery age data, (3) a two-area model with the Western-Central GOA as one area and the Eastern GOA as the other area with fishery age data, and (4) a two-area model with the Western-Central GOA as one area and the Eastern GOA as the other area without fishery age data. </w:t>
      </w:r>
      <w:commentRangeStart w:id="248"/>
      <w:r w:rsidR="005743B7">
        <w:t xml:space="preserve">The input data and configuration files </w:t>
      </w:r>
      <w:commentRangeEnd w:id="248"/>
      <w:r w:rsidR="00925C1D">
        <w:rPr>
          <w:rStyle w:val="CommentReference"/>
        </w:rPr>
        <w:commentReference w:id="248"/>
      </w:r>
      <w:r w:rsidR="005743B7">
        <w:t xml:space="preserve">corresponding to all assessment models can be found in our Github repository: </w:t>
      </w:r>
      <w:hyperlink r:id="rId11" w:history="1">
        <w:r w:rsidR="005743B7" w:rsidRPr="00157B58">
          <w:rPr>
            <w:rStyle w:val="Hyperlink"/>
          </w:rPr>
          <w:t>https://github.com/careymcg/AreaGrowthRex/tree/main/ss</w:t>
        </w:r>
      </w:hyperlink>
      <w:r w:rsidR="005743B7">
        <w:t>.</w:t>
      </w:r>
    </w:p>
    <w:p w14:paraId="448B5CB6" w14:textId="683B1B61" w:rsidR="00CF3EBD" w:rsidRDefault="00CF3EBD" w:rsidP="00FE197E">
      <w:commentRangeStart w:id="249"/>
      <w:r>
        <w:t>We weighted data sources relative to one another using methods described in</w:t>
      </w:r>
      <w:r w:rsidR="00F33CDE">
        <w:t xml:space="preserve"> </w:t>
      </w:r>
      <w:r w:rsidR="00F33CDE">
        <w:fldChar w:fldCharType="begin"/>
      </w:r>
      <w:r w:rsidR="00F33CDE">
        <w:instrText xml:space="preserve"> ADDIN ZOTERO_ITEM CSL_CITATION {"citationID":"iVJnIAfu","properties":{"formattedCitation":"(Francis, 2011)","plainCitation":"(Francis, 2011)","noteIndex":0},"citationItems":[{"id":110,"uris":["http://zotero.org/users/5331848/items/XSTGU937"],"itemData":{"id":110,"type":"article-journal","abstract":"The conclusions drawn from fisheries stock assessment models can depend strongly on the relative weights assigned to different data sets. However, there is no consensus amongst practitioners as to the best approach to data weighting. From a discussion of some key questions concerning data weighting in stock assessment models, I draw three guiding principles: (i) do not let other data stop the model from fitting abundance data well; (ii) when weighting age or length composition data, allow for correlations; and (iii) do not down-weight abundance data because they may be unrepresentative. I propose an approach to data weighting based on these principles. Two factors that complicate this approach are that some decisions are inevitably subjective (which underlines the need for expert knowledge in stock assessment), and some technical problems are unresolved.","container-title":"Canadian Journal of Fisheries and Aquatic Sciences","DOI":"10.1139/f2011-025","ISSN":"0706-652X","issue":"6","journalAbbreviation":"Can. J. Fish. Aquat. Sci.","note":"publisher: NRC Research Press","page":"1124-1138","source":"cdnsciencepub.com (Atypon)","title":"Data weighting in statistical fisheries stock assessment models","volume":"68","author":[{"family":"Francis","given":"R.I.C. Chris"}],"issued":{"date-parts":[["2011",6]]}}}],"schema":"https://github.com/citation-style-language/schema/raw/master/csl-citation.json"} </w:instrText>
      </w:r>
      <w:r w:rsidR="00F33CDE">
        <w:fldChar w:fldCharType="separate"/>
      </w:r>
      <w:r w:rsidR="00F33CDE">
        <w:rPr>
          <w:rFonts w:cs="Times New Roman"/>
        </w:rPr>
        <w:t>Francis</w:t>
      </w:r>
      <w:r w:rsidR="00F33CDE" w:rsidRPr="00F33CDE">
        <w:rPr>
          <w:rFonts w:cs="Times New Roman"/>
        </w:rPr>
        <w:t xml:space="preserve"> </w:t>
      </w:r>
      <w:r w:rsidR="00F33CDE">
        <w:rPr>
          <w:rFonts w:cs="Times New Roman"/>
        </w:rPr>
        <w:t>(</w:t>
      </w:r>
      <w:r w:rsidR="00F33CDE" w:rsidRPr="00F33CDE">
        <w:rPr>
          <w:rFonts w:cs="Times New Roman"/>
        </w:rPr>
        <w:t>2011)</w:t>
      </w:r>
      <w:r w:rsidR="00F33CDE">
        <w:fldChar w:fldCharType="end"/>
      </w:r>
      <w:r w:rsidR="00F33CDE">
        <w:t>,</w:t>
      </w:r>
      <w:r>
        <w:t xml:space="preserve"> </w:t>
      </w:r>
      <w:r w:rsidRPr="00F33CDE">
        <w:t>Equation TA1.8</w:t>
      </w:r>
      <w:r>
        <w:t>. Input sample sizes for length composition data was set equal to the number of hauls and input sample sizes for conditional age-at-length data was set equal to sample sizes.</w:t>
      </w:r>
      <w:commentRangeEnd w:id="249"/>
      <w:r w:rsidR="00D559CB">
        <w:rPr>
          <w:rStyle w:val="CommentReference"/>
        </w:rPr>
        <w:commentReference w:id="249"/>
      </w:r>
    </w:p>
    <w:p w14:paraId="5C8B51AF" w14:textId="3BC4C082" w:rsidR="00AE6C3F" w:rsidRDefault="00AE6C3F" w:rsidP="00AE6C3F">
      <w:pPr>
        <w:pStyle w:val="Heading3"/>
      </w:pPr>
      <w:r>
        <w:t>One-area model configurations</w:t>
      </w:r>
    </w:p>
    <w:p w14:paraId="2EF7FDC2" w14:textId="1B75AC25" w:rsidR="00AE6C3F" w:rsidRDefault="00AE6C3F" w:rsidP="00AE6C3F">
      <w:r>
        <w:t>For the one-are</w:t>
      </w:r>
      <w:r w:rsidR="00D75AD6">
        <w:t>a model configurations, separate</w:t>
      </w:r>
      <w:r>
        <w:t xml:space="preserve"> growth curve</w:t>
      </w:r>
      <w:r w:rsidR="00D75AD6">
        <w:t>s were estimated for females and males for</w:t>
      </w:r>
      <w:r>
        <w:t xml:space="preserve"> the</w:t>
      </w:r>
      <w:r w:rsidR="00D75AD6">
        <w:t xml:space="preserve"> whole</w:t>
      </w:r>
      <w:r>
        <w:t xml:space="preserve"> GOA rex sole stock</w:t>
      </w:r>
      <w:r w:rsidR="00D75AD6">
        <w:t xml:space="preserve"> (Western-Central and Eastern GOA combined)</w:t>
      </w:r>
      <w:r w:rsidR="000C39F1">
        <w:t>, as well as a single</w:t>
      </w:r>
      <w:r>
        <w:t xml:space="preserve"> survey selectivity curve</w:t>
      </w:r>
      <w:r w:rsidR="00D75AD6">
        <w:t xml:space="preserve"> (aggregated over sex and applied across the Western-Central and Eastern GOA)</w:t>
      </w:r>
      <w:r>
        <w:t xml:space="preserve">, and </w:t>
      </w:r>
      <w:r w:rsidR="00D75AD6">
        <w:lastRenderedPageBreak/>
        <w:t>sex-specific</w:t>
      </w:r>
      <w:r>
        <w:t xml:space="preserve"> fishery selectivity curve</w:t>
      </w:r>
      <w:r w:rsidR="00D75AD6">
        <w:t>s</w:t>
      </w:r>
      <w:r w:rsidR="00994432" w:rsidRPr="00994432">
        <w:t xml:space="preserve"> </w:t>
      </w:r>
      <w:r w:rsidR="00994432">
        <w:t>Male survey selectivity was nearly identical to female survey selectivity in preliminary model runs</w:t>
      </w:r>
      <w:r w:rsidR="0009278F">
        <w:t xml:space="preserve"> for one- and two-area models</w:t>
      </w:r>
      <w:r w:rsidR="00994432">
        <w:t xml:space="preserve"> and therefore male and female survey selectivity was set to be equal.</w:t>
      </w:r>
    </w:p>
    <w:p w14:paraId="291EC113" w14:textId="648E80AD" w:rsidR="00DB3A33" w:rsidRDefault="00AE6C3F" w:rsidP="00AE6C3F">
      <w:pPr>
        <w:pStyle w:val="Heading3"/>
      </w:pPr>
      <w:r>
        <w:t>T</w:t>
      </w:r>
      <w:r w:rsidR="00DB3A33">
        <w:t>wo-area model configurations</w:t>
      </w:r>
    </w:p>
    <w:p w14:paraId="61FFB063" w14:textId="1041763E" w:rsidR="00DB3A33" w:rsidRDefault="00CC479A" w:rsidP="00FE197E">
      <w:r>
        <w:t>The two</w:t>
      </w:r>
      <w:r w:rsidR="00AE6C3F">
        <w:t>-area model</w:t>
      </w:r>
      <w:r>
        <w:t xml:space="preserve"> configurations represented the </w:t>
      </w:r>
      <w:r w:rsidR="00AE6C3F">
        <w:t>East</w:t>
      </w:r>
      <w:r>
        <w:t>ern GOA and Western-Central GOA</w:t>
      </w:r>
      <w:r w:rsidR="00AE6C3F">
        <w:t xml:space="preserve"> with separate growth curves estimated based on survey data from each area. </w:t>
      </w:r>
      <w:r>
        <w:t>We s</w:t>
      </w:r>
      <w:r w:rsidR="00AE6C3F">
        <w:t>plit the survey data by re</w:t>
      </w:r>
      <w:r>
        <w:t xml:space="preserve">gion with one area representing the </w:t>
      </w:r>
      <w:r w:rsidR="00AE6C3F">
        <w:t>Eastern GOA and</w:t>
      </w:r>
      <w:r>
        <w:t xml:space="preserve"> the other representing the</w:t>
      </w:r>
      <w:r w:rsidR="00AE6C3F">
        <w:t xml:space="preserve"> Western-Central GOA. Survey biomass estimates, length composition data, and conditional age-at-length data were input separately for th</w:t>
      </w:r>
      <w:r>
        <w:t xml:space="preserve">ese two regions. We used a single survey catchability parameter for both areas. </w:t>
      </w:r>
      <w:r w:rsidR="00AE6C3F">
        <w:t xml:space="preserve">A non-time-varying parameter was estimated to specify the proportion of recruits that settle in the Eastern GOA. Therefore, </w:t>
      </w:r>
      <w:r>
        <w:t>we assumed that</w:t>
      </w:r>
      <w:r w:rsidR="00AE6C3F">
        <w:t xml:space="preserve"> the Eastern and Western-Central GOA have a s</w:t>
      </w:r>
      <w:r>
        <w:t>imilar recruitment pattern acros</w:t>
      </w:r>
      <w:r w:rsidR="00AE6C3F">
        <w:t>s</w:t>
      </w:r>
      <w:r>
        <w:t xml:space="preserve"> years</w:t>
      </w:r>
      <w:r w:rsidR="00AE6C3F">
        <w:t xml:space="preserve">. </w:t>
      </w:r>
      <w:r>
        <w:t xml:space="preserve">We assumed that all fishing occurred in the Western-Central GOA (as very few catches have originated in the Eastern GOA; most of the Eastern GOA is closed to trawling). </w:t>
      </w:r>
      <w:r w:rsidR="00AE6C3F">
        <w:t>Survey selectivity parameters and gro</w:t>
      </w:r>
      <w:r w:rsidR="006E48C8">
        <w:t xml:space="preserve">wth parameters </w:t>
      </w:r>
      <w:r w:rsidR="00AE6C3F">
        <w:t>were</w:t>
      </w:r>
      <w:r w:rsidR="006E48C8">
        <w:t xml:space="preserve"> sex-specific and</w:t>
      </w:r>
      <w:r w:rsidR="00AE6C3F">
        <w:t xml:space="preserve"> estimated for each of the two regions separately. </w:t>
      </w:r>
    </w:p>
    <w:p w14:paraId="4883514F" w14:textId="36A2E78D" w:rsidR="00261020" w:rsidRDefault="00261020" w:rsidP="00261020">
      <w:pPr>
        <w:pStyle w:val="Heading3"/>
      </w:pPr>
      <w:r>
        <w:t>Comparison of Models</w:t>
      </w:r>
    </w:p>
    <w:p w14:paraId="2299EAEF" w14:textId="26B9DCC2" w:rsidR="003F65E8" w:rsidRPr="003F65E8" w:rsidRDefault="00D559CB" w:rsidP="003F65E8">
      <w:ins w:id="250" w:author="Vladlena.Gertseva" w:date="2024-08-08T13:17:00Z">
        <w:r>
          <w:t>Model were r</w:t>
        </w:r>
      </w:ins>
      <w:ins w:id="251" w:author="Vladlena.Gertseva" w:date="2024-08-08T13:18:00Z">
        <w:r>
          <w:t>u</w:t>
        </w:r>
      </w:ins>
      <w:ins w:id="252" w:author="Vladlena.Gertseva" w:date="2024-08-08T13:17:00Z">
        <w:r>
          <w:t xml:space="preserve">n to produce the </w:t>
        </w:r>
      </w:ins>
      <w:ins w:id="253" w:author="Vladlena.Gertseva" w:date="2024-08-08T13:18:00Z">
        <w:r>
          <w:t>identical sets of outputs</w:t>
        </w:r>
      </w:ins>
      <w:ins w:id="254" w:author="Vladlena.Gertseva" w:date="2024-08-08T13:19:00Z">
        <w:r>
          <w:t xml:space="preserve">, </w:t>
        </w:r>
        <w:commentRangeStart w:id="255"/>
        <w:r>
          <w:t>…</w:t>
        </w:r>
      </w:ins>
      <w:ins w:id="256" w:author="Vladlena.Gertseva" w:date="2024-08-08T13:18:00Z">
        <w:r>
          <w:t xml:space="preserve">. </w:t>
        </w:r>
      </w:ins>
      <w:commentRangeEnd w:id="255"/>
      <w:ins w:id="257" w:author="Vladlena.Gertseva" w:date="2024-08-08T13:19:00Z">
        <w:r>
          <w:rPr>
            <w:rStyle w:val="CommentReference"/>
          </w:rPr>
          <w:commentReference w:id="255"/>
        </w:r>
      </w:ins>
      <w:r w:rsidR="003F65E8">
        <w:t>We used several diagnostics to compare fits to dat</w:t>
      </w:r>
      <w:r w:rsidR="00AB348C">
        <w:t>a for each model configuration, including</w:t>
      </w:r>
      <w:r w:rsidR="00063327">
        <w:t xml:space="preserve"> (1)</w:t>
      </w:r>
      <w:r w:rsidR="00AB348C">
        <w:t xml:space="preserve"> fits to length composition data aggregated over time</w:t>
      </w:r>
      <w:r w:rsidR="00063327">
        <w:t xml:space="preserve">, (2) fits to growth data aggregated over time. </w:t>
      </w:r>
      <w:r w:rsidR="001277CF">
        <w:t>In addition, we calculate SPR-based fishery reference points for each model configuration.</w:t>
      </w:r>
    </w:p>
    <w:p w14:paraId="2BE6B563" w14:textId="07C8BFCB" w:rsidR="000836DF" w:rsidRDefault="000836DF" w:rsidP="000836DF">
      <w:pPr>
        <w:pStyle w:val="Heading2"/>
      </w:pPr>
      <w:r>
        <w:t>Results</w:t>
      </w:r>
    </w:p>
    <w:p w14:paraId="3B7291BC" w14:textId="2B3714AE" w:rsidR="00FB57D8" w:rsidRDefault="00FB57D8" w:rsidP="00FB57D8">
      <w:pPr>
        <w:pStyle w:val="Heading3"/>
      </w:pPr>
      <w:r>
        <w:t>Patterns in age-length observations</w:t>
      </w:r>
    </w:p>
    <w:p w14:paraId="2AF1488F" w14:textId="638568ED" w:rsidR="003A6134" w:rsidRDefault="00FB57D8" w:rsidP="00FB57D8">
      <w:moveFromRangeStart w:id="258" w:author="Vladlena.Gertseva" w:date="2024-08-08T12:42:00Z" w:name="move174013362"/>
      <w:commentRangeStart w:id="259"/>
      <w:moveFrom w:id="260" w:author="Vladlena.Gertseva" w:date="2024-08-08T12:42:00Z">
        <w:r w:rsidDel="00193A61">
          <w:t xml:space="preserve">Raw age-length observations </w:t>
        </w:r>
        <w:r w:rsidR="003A6134" w:rsidDel="00193A61">
          <w:t xml:space="preserve">from the GOA bottom trawl survey </w:t>
        </w:r>
        <w:r w:rsidDel="00193A61">
          <w:t>show that fish in the Western-Central GOA grow larger at older ages</w:t>
        </w:r>
        <w:r w:rsidR="003A6134" w:rsidDel="00193A61">
          <w:t xml:space="preserve"> (40-65 cm and 35-60 cm for females and males, respectively)</w:t>
        </w:r>
        <w:r w:rsidDel="00193A61">
          <w:t xml:space="preserve"> than do fish in the Eastern GOA that achieve a maximum size of 35-45 cm </w:t>
        </w:r>
        <w:r w:rsidR="003A6134" w:rsidDel="00193A61">
          <w:t xml:space="preserve">and 30-40 cm </w:t>
        </w:r>
        <w:r w:rsidDel="00193A61">
          <w:t>for females and</w:t>
        </w:r>
        <w:r w:rsidR="003A6134" w:rsidDel="00193A61">
          <w:t xml:space="preserve"> males, respectively</w:t>
        </w:r>
        <w:r w:rsidDel="00193A61">
          <w:t xml:space="preserve"> (</w:t>
        </w:r>
        <w:r w:rsidDel="00193A61">
          <w:fldChar w:fldCharType="begin"/>
        </w:r>
        <w:r w:rsidDel="00193A61">
          <w:instrText xml:space="preserve"> REF _Ref164080314 \h </w:instrText>
        </w:r>
      </w:moveFrom>
      <w:del w:id="261" w:author="Vladlena.Gertseva" w:date="2024-08-08T12:42:00Z"/>
      <w:moveFrom w:id="262" w:author="Vladlena.Gertseva" w:date="2024-08-08T12:42:00Z">
        <w:r w:rsidDel="00193A61">
          <w:fldChar w:fldCharType="separate"/>
        </w:r>
        <w:r w:rsidR="00967096" w:rsidDel="00193A61">
          <w:t xml:space="preserve">Figure </w:t>
        </w:r>
        <w:r w:rsidR="00967096" w:rsidDel="00193A61">
          <w:rPr>
            <w:noProof/>
          </w:rPr>
          <w:t>1</w:t>
        </w:r>
        <w:r w:rsidDel="00193A61">
          <w:fldChar w:fldCharType="end"/>
        </w:r>
        <w:r w:rsidDel="00193A61">
          <w:t xml:space="preserve">). </w:t>
        </w:r>
      </w:moveFrom>
      <w:moveFromRangeEnd w:id="258"/>
      <w:commentRangeStart w:id="263"/>
      <w:r w:rsidR="003A6134">
        <w:t>Further exploration of age-length observations show similar growth patterns in the Western and Central GOA.</w:t>
      </w:r>
      <w:commentRangeEnd w:id="263"/>
      <w:r w:rsidR="00925C1D">
        <w:rPr>
          <w:rStyle w:val="CommentReference"/>
        </w:rPr>
        <w:commentReference w:id="263"/>
      </w:r>
      <w:r w:rsidR="003A6134">
        <w:t xml:space="preserve"> In addition, age-length patterns appear to be similar by depth </w:t>
      </w:r>
      <w:r w:rsidR="00FF0218">
        <w:t xml:space="preserve">and year </w:t>
      </w:r>
      <w:r w:rsidR="003A6134">
        <w:t>(</w:t>
      </w:r>
      <w:r w:rsidR="00A62FC4">
        <w:t>Figure S.1</w:t>
      </w:r>
      <w:r w:rsidR="00A8580A">
        <w:t>-</w:t>
      </w:r>
      <w:r w:rsidR="00A62FC4">
        <w:t>S.5</w:t>
      </w:r>
      <w:r w:rsidR="003A6134">
        <w:t>). Fishery age-length observations originate only in the Western and Central GOA and appear consistent with survey observations from the Western-Central GOA</w:t>
      </w:r>
      <w:r w:rsidR="006B0B2D">
        <w:t>, and by season</w:t>
      </w:r>
      <w:r w:rsidR="003A6134">
        <w:t xml:space="preserve"> (see Supplementary Materials).</w:t>
      </w:r>
      <w:commentRangeEnd w:id="259"/>
      <w:r w:rsidR="008F15D0">
        <w:rPr>
          <w:rStyle w:val="CommentReference"/>
        </w:rPr>
        <w:commentReference w:id="259"/>
      </w:r>
    </w:p>
    <w:p w14:paraId="508B8E9B" w14:textId="5F2A2CC9" w:rsidR="003A6134" w:rsidRDefault="006714EA" w:rsidP="006714EA">
      <w:pPr>
        <w:pStyle w:val="Heading3"/>
      </w:pPr>
      <w:r>
        <w:t>Single-area assessment models with and without fishery age data</w:t>
      </w:r>
    </w:p>
    <w:p w14:paraId="7004F3F5" w14:textId="2B07C9C6" w:rsidR="006714EA" w:rsidRDefault="004866BC" w:rsidP="006714EA">
      <w:r>
        <w:t xml:space="preserve">One-area model fits to the GOA bottom trawl survey biomass data are similar with and without fishery age data included (Figure 2). In addition, fits to </w:t>
      </w:r>
      <w:r w:rsidR="00141CAA">
        <w:t xml:space="preserve">survey </w:t>
      </w:r>
      <w:r>
        <w:t xml:space="preserve">length composition data and </w:t>
      </w:r>
      <w:r w:rsidR="00141CAA">
        <w:t xml:space="preserve">survey </w:t>
      </w:r>
      <w:r>
        <w:t>age-length data aggregated over time are identical or nearly identical between the one area models with and without fishery age data (Figure 3 and Figure 5, left two columns). However, fits to fishery length composition data aggregated over time appear to be very reasonable for the one area model without fishery age data, but are substantially skewed to the left relative to the data for the one-area model with fishery age data (Figure 3, top row). While the peak proportion of length composition data occurs at 45cm for females and 35 cm for males, the peak of the fits to length composition data for the one-area model with fishery ages occurs at 40 cm for females and 3</w:t>
      </w:r>
      <w:r w:rsidR="00141CAA">
        <w:t>2</w:t>
      </w:r>
      <w:r>
        <w:t xml:space="preserve"> cm for males (Figure 3). </w:t>
      </w:r>
    </w:p>
    <w:p w14:paraId="43564312" w14:textId="7DBF58BA" w:rsidR="006714EA" w:rsidRDefault="006714EA" w:rsidP="006714EA">
      <w:pPr>
        <w:pStyle w:val="Heading3"/>
      </w:pPr>
      <w:r>
        <w:t>Two-area assessment models with and without fishery age data</w:t>
      </w:r>
    </w:p>
    <w:p w14:paraId="71921832" w14:textId="0A738876" w:rsidR="00D44DBB" w:rsidRDefault="00D44DBB" w:rsidP="00D44DBB">
      <w:r>
        <w:t xml:space="preserve">The two-area model estimates distinct von-Bertalanffy growth curves by area and sex for the Western-Central GOA and the Eastern GOA (Figure 5, right two columns). </w:t>
      </w:r>
      <w:commentRangeStart w:id="264"/>
      <w:r w:rsidRPr="00D271C9">
        <w:rPr>
          <w:highlight w:val="yellow"/>
        </w:rPr>
        <w:t xml:space="preserve">The parameter </w:t>
      </w:r>
      <w:commentRangeEnd w:id="264"/>
      <w:r w:rsidR="00927D2E">
        <w:rPr>
          <w:rStyle w:val="CommentReference"/>
        </w:rPr>
        <w:commentReference w:id="264"/>
      </w:r>
      <w:r w:rsidRPr="00D271C9">
        <w:rPr>
          <w:highlight w:val="yellow"/>
        </w:rPr>
        <w:t xml:space="preserve">Lmax is xx for the Western Central GOA and yy for the Eastern GOA for females and males, respectively (Figure </w:t>
      </w:r>
      <w:ins w:id="265" w:author="Paul Spencer" w:date="2024-07-11T16:25:00Z">
        <w:r w:rsidR="002B318C">
          <w:rPr>
            <w:highlight w:val="yellow"/>
          </w:rPr>
          <w:t>5</w:t>
        </w:r>
      </w:ins>
      <w:del w:id="266" w:author="Paul Spencer" w:date="2024-07-11T16:25:00Z">
        <w:r w:rsidRPr="00D271C9" w:rsidDel="002B318C">
          <w:rPr>
            <w:highlight w:val="yellow"/>
          </w:rPr>
          <w:delText>7</w:delText>
        </w:r>
      </w:del>
      <w:r w:rsidRPr="00D271C9">
        <w:rPr>
          <w:highlight w:val="yellow"/>
        </w:rPr>
        <w:t xml:space="preserve"> and </w:t>
      </w:r>
      <w:r w:rsidRPr="00D271C9">
        <w:rPr>
          <w:highlight w:val="yellow"/>
        </w:rPr>
        <w:lastRenderedPageBreak/>
        <w:t>Figure Sxx).</w:t>
      </w:r>
      <w:r>
        <w:t xml:space="preserve"> The 90% asymptotic uncertainty intervals corresponding to the estimated von-Bertalanffy growth curves for the Eastern GOA are entirely below the mean von-Bertalanffy growth curve estimate for the Western-Central GOA for both females and males (Figure </w:t>
      </w:r>
      <w:ins w:id="267" w:author="Paul Spencer" w:date="2024-07-11T16:26:00Z">
        <w:r w:rsidR="002B318C">
          <w:t>5</w:t>
        </w:r>
      </w:ins>
      <w:del w:id="268" w:author="Paul Spencer" w:date="2024-07-11T16:26:00Z">
        <w:r w:rsidDel="002B318C">
          <w:delText>7</w:delText>
        </w:r>
      </w:del>
      <w:r>
        <w:t xml:space="preserve">). </w:t>
      </w:r>
    </w:p>
    <w:p w14:paraId="0CB71F71" w14:textId="3EC7E8DF" w:rsidR="00D44DBB" w:rsidRDefault="00D44DBB" w:rsidP="00D44DBB">
      <w:r>
        <w:t xml:space="preserve">Fits to fishery length composition data aggregated over time for the two-area models are both much less skewed than for the one-area model with fishery age data (Figure 6). The two-area model with fishery ages data included estimates a broader distribution across lengths with some overestimation of the proportion at lengths of 20-35 cm for females and 25-30 cm for males. However, the peak </w:t>
      </w:r>
      <w:r w:rsidR="00255CE7">
        <w:t xml:space="preserve">estimated </w:t>
      </w:r>
      <w:r>
        <w:t>proportion-at-length occurs at approximately 45cm for females and 38-40 cm for males for two-area models with and without fishery age data included (Figure 6). Two-area model fits to fishery age data aggregated over time are very similar to those estimated by the one-area model with fishery ages included (Figure 7).</w:t>
      </w:r>
    </w:p>
    <w:p w14:paraId="683DED77" w14:textId="77777777" w:rsidR="00D44DBB" w:rsidRDefault="00D44DBB" w:rsidP="00D44DBB">
      <w:commentRangeStart w:id="269"/>
      <w:r w:rsidRPr="00D271C9">
        <w:rPr>
          <w:highlight w:val="yellow"/>
        </w:rPr>
        <w:t>Figure Sxx shows that the fits to GOA bottom trawl survey biomass indices for the two-area models with and without fishery age data are similar.</w:t>
      </w:r>
      <w:commentRangeEnd w:id="269"/>
      <w:r w:rsidR="00927D2E">
        <w:rPr>
          <w:rStyle w:val="CommentReference"/>
        </w:rPr>
        <w:commentReference w:id="269"/>
      </w:r>
    </w:p>
    <w:p w14:paraId="30BBD78D" w14:textId="3148F8FE" w:rsidR="006714EA" w:rsidRDefault="006714EA" w:rsidP="006714EA"/>
    <w:p w14:paraId="5784E7A9" w14:textId="321F050F" w:rsidR="006714EA" w:rsidRDefault="006714EA" w:rsidP="006714EA">
      <w:pPr>
        <w:pStyle w:val="Heading3"/>
      </w:pPr>
      <w:commentRangeStart w:id="270"/>
      <w:r>
        <w:t>Comparing management quantities and population dynamics from each model</w:t>
      </w:r>
      <w:commentRangeEnd w:id="270"/>
      <w:r w:rsidR="00D559CB">
        <w:rPr>
          <w:rStyle w:val="CommentReference"/>
          <w:rFonts w:eastAsiaTheme="minorHAnsi" w:cstheme="minorBidi"/>
          <w:i w:val="0"/>
        </w:rPr>
        <w:commentReference w:id="270"/>
      </w:r>
    </w:p>
    <w:p w14:paraId="288F937B" w14:textId="5B7A1BAE" w:rsidR="00EA789B" w:rsidRDefault="00EA789B" w:rsidP="00EA789B">
      <w:r>
        <w:t>Estimate of F</w:t>
      </w:r>
      <w:r w:rsidRPr="003265D7">
        <w:rPr>
          <w:vertAlign w:val="subscript"/>
        </w:rPr>
        <w:t>40%</w:t>
      </w:r>
      <w:r>
        <w:t xml:space="preserve"> and corresponding projected catches for the following year were extremely high for the one-area model without fishery ages incorporated (F40% = 1.79; Table 2). This high value occurs because the fishery selectivity-at-age estimated by this model indicates that nearly all female fish are mature </w:t>
      </w:r>
      <w:del w:id="271" w:author="Paul Spencer" w:date="2024-07-11T16:37:00Z">
        <w:r w:rsidDel="00255CE7">
          <w:delText xml:space="preserve">at a younger age than </w:delText>
        </w:r>
      </w:del>
      <w:r>
        <w:t xml:space="preserve">when they start to be caught by the fishery; fishery selectivity is estimated to be zero until age 7 (Figure 9, top row). Estimates of fishery selectivity-at-age are sensitive to the inclusion of fishery age data (one- and two-area models with fishery ages included estimate similar fishery selectivity curves) and to the area-specific model configuration (Figure 9). The two-area model without fishery ages estimates selectivity to the fishery to occur later than in the models with fishery ages included and earlier than in the one-area model without fishery ages. In turn the estimates of F40% for both models including fishery ages is almost identical (0.22 for the one-area model and 0.23 for the two-area model), while the estimate of F40% for the two-area model </w:t>
      </w:r>
      <w:ins w:id="272" w:author="Paul Spencer" w:date="2024-07-11T16:53:00Z">
        <w:r w:rsidR="00806C9D">
          <w:t xml:space="preserve">without fishery ages </w:t>
        </w:r>
      </w:ins>
      <w:r>
        <w:t>is slightly higher at 0.36 in the Western-Central region where the fishery occurs. Projected estimates of catches</w:t>
      </w:r>
      <w:ins w:id="273" w:author="Paul Spencer" w:date="2024-07-11T16:55:00Z">
        <w:r w:rsidR="00806C9D">
          <w:t xml:space="preserve"> in the western-central region</w:t>
        </w:r>
      </w:ins>
      <w:r>
        <w:t xml:space="preserve"> corresponding to F40% range between </w:t>
      </w:r>
      <w:commentRangeStart w:id="274"/>
      <w:r>
        <w:t xml:space="preserve">12,279 and 18,827 </w:t>
      </w:r>
      <w:commentRangeEnd w:id="274"/>
      <w:r w:rsidR="00D559CB">
        <w:rPr>
          <w:rStyle w:val="CommentReference"/>
        </w:rPr>
        <w:commentReference w:id="274"/>
      </w:r>
      <w:r>
        <w:t xml:space="preserve">for models where either fishery ages are included and/or a two-area model configuration is used to account for the spatial growth pattern in the data. In contrast, projected catches corresponding to F40% for the one-area model without fishery ages is 1.7-2.6x the magnitude of projected catches for the other three models. </w:t>
      </w:r>
    </w:p>
    <w:p w14:paraId="1E957E7C" w14:textId="5F324E97" w:rsidR="00F3266B" w:rsidRDefault="00365850" w:rsidP="00EA789B">
      <w:r>
        <w:t>Estimated</w:t>
      </w:r>
      <w:r w:rsidR="007A58FD">
        <w:t xml:space="preserve"> 2022 spawning biomass</w:t>
      </w:r>
      <w:r>
        <w:t xml:space="preserve"> </w:t>
      </w:r>
      <w:r w:rsidR="007A58FD">
        <w:t xml:space="preserve">ranged from approximately 40,457 </w:t>
      </w:r>
      <w:r w:rsidR="00B00573">
        <w:t>t to</w:t>
      </w:r>
      <w:r w:rsidR="007A58FD">
        <w:t xml:space="preserve"> 57</w:t>
      </w:r>
      <w:r w:rsidR="00B00573">
        <w:t>,</w:t>
      </w:r>
      <w:r w:rsidR="007A58FD">
        <w:t>845</w:t>
      </w:r>
      <w:r>
        <w:t xml:space="preserve"> t</w:t>
      </w:r>
      <w:r w:rsidR="00B00573">
        <w:t xml:space="preserve"> </w:t>
      </w:r>
      <w:r>
        <w:t>across the four model configurations. Spawning biomass estimates for the model configurations with fishery ages are similar to each other, and the model configurations without fishery ages are similar to each other (</w:t>
      </w:r>
      <w:r>
        <w:fldChar w:fldCharType="begin"/>
      </w:r>
      <w:r>
        <w:instrText xml:space="preserve"> REF _Ref166846742 \h </w:instrText>
      </w:r>
      <w:r>
        <w:fldChar w:fldCharType="separate"/>
      </w:r>
      <w:r w:rsidR="00F1388F">
        <w:t xml:space="preserve">Figure </w:t>
      </w:r>
      <w:r w:rsidR="00F1388F">
        <w:rPr>
          <w:noProof/>
        </w:rPr>
        <w:t>8</w:t>
      </w:r>
      <w:r>
        <w:fldChar w:fldCharType="end"/>
      </w:r>
      <w:r>
        <w:t xml:space="preserve">). </w:t>
      </w:r>
      <w:r w:rsidR="003F50AE">
        <w:t>Recruitment estimates show similar patterns across models, with a large year class in 2015 captured by all four model configurations. The two-area model without fishery ages estimated the largest 2015 recruitment and the one-area model with fishery ages estimated the smallest 2015 year class of the four models (</w:t>
      </w:r>
      <w:r w:rsidR="003F50AE">
        <w:fldChar w:fldCharType="begin"/>
      </w:r>
      <w:r w:rsidR="003F50AE">
        <w:instrText xml:space="preserve"> REF _Ref166846742 \h </w:instrText>
      </w:r>
      <w:r w:rsidR="003F50AE">
        <w:fldChar w:fldCharType="separate"/>
      </w:r>
      <w:r w:rsidR="00F1388F">
        <w:t xml:space="preserve">Figure </w:t>
      </w:r>
      <w:r w:rsidR="00F1388F">
        <w:rPr>
          <w:noProof/>
        </w:rPr>
        <w:t>8</w:t>
      </w:r>
      <w:r w:rsidR="003F50AE">
        <w:fldChar w:fldCharType="end"/>
      </w:r>
      <w:r w:rsidR="003F50AE">
        <w:t>). Trends over time in fishing intensity (shown as one minus the spawning potential ratio) are similar across models with the highest estimated fishing intensity estimated by the one-area model configuration and the lowest fishing intensity over time estimated by the two model configurations without fishery ages (</w:t>
      </w:r>
      <w:r w:rsidR="003F50AE">
        <w:fldChar w:fldCharType="begin"/>
      </w:r>
      <w:r w:rsidR="003F50AE">
        <w:instrText xml:space="preserve"> REF _Ref166846742 \h </w:instrText>
      </w:r>
      <w:r w:rsidR="003F50AE">
        <w:fldChar w:fldCharType="separate"/>
      </w:r>
      <w:r w:rsidR="00F1388F">
        <w:t xml:space="preserve">Figure </w:t>
      </w:r>
      <w:r w:rsidR="00F1388F">
        <w:rPr>
          <w:noProof/>
        </w:rPr>
        <w:t>8</w:t>
      </w:r>
      <w:r w:rsidR="003F50AE">
        <w:fldChar w:fldCharType="end"/>
      </w:r>
      <w:r w:rsidR="003F50AE">
        <w:t>).</w:t>
      </w:r>
      <w:r w:rsidR="0063796D">
        <w:t xml:space="preserve"> These time-series trends indicate that fishery age data</w:t>
      </w:r>
      <w:r w:rsidR="0058652A">
        <w:t xml:space="preserve"> still influence model results</w:t>
      </w:r>
      <w:r w:rsidR="0063796D">
        <w:t>, despite accounting for spatial growth patterns with</w:t>
      </w:r>
      <w:r w:rsidR="0058652A">
        <w:t xml:space="preserve"> a two-area model configuration.</w:t>
      </w:r>
    </w:p>
    <w:p w14:paraId="2B3BE80E" w14:textId="6437F8A6" w:rsidR="005347FE" w:rsidRDefault="000836DF" w:rsidP="005347FE">
      <w:pPr>
        <w:pStyle w:val="Heading2"/>
      </w:pPr>
      <w:r>
        <w:t>Discussion</w:t>
      </w:r>
    </w:p>
    <w:p w14:paraId="6720A426" w14:textId="3689BA4D" w:rsidR="00937F04" w:rsidRDefault="00CB3FEC" w:rsidP="00CB3FEC">
      <w:r>
        <w:t>In this work we show that a mis</w:t>
      </w:r>
      <w:del w:id="275" w:author="Ian.Taylor" w:date="2024-08-22T15:33:00Z">
        <w:r w:rsidDel="00775DDA">
          <w:delText>-</w:delText>
        </w:r>
      </w:del>
      <w:r>
        <w:t xml:space="preserve">specified statistical catch-at-age model with likely extreme bias in fishery reference points can exhibit very reasonable fits to all data sources. In the example of Gulf of Alaska rex </w:t>
      </w:r>
      <w:r>
        <w:lastRenderedPageBreak/>
        <w:t>sole, the lack of fishery age data masked the model mis</w:t>
      </w:r>
      <w:del w:id="276" w:author="Ian.Taylor" w:date="2024-08-22T15:33:00Z">
        <w:r w:rsidDel="00775DDA">
          <w:delText>-</w:delText>
        </w:r>
      </w:del>
      <w:r>
        <w:t xml:space="preserve">specification in a spatial growth pattern because the fishery harvests only fish in the area corresponding to only one of the two growth patterns. Without the fishery age data </w:t>
      </w:r>
      <w:r w:rsidR="00FC64A8">
        <w:t>and with two growth patterns re</w:t>
      </w:r>
      <w:r>
        <w:t xml:space="preserve">presented in survey age-length data, </w:t>
      </w:r>
      <w:r w:rsidR="00FC64A8">
        <w:t>the one-area model estimates a single von-Bertalanffy growth curve based on highly variable age-length observations and with large estimates of variability in length-at-age (</w:t>
      </w:r>
      <w:r w:rsidR="00FC64A8">
        <w:fldChar w:fldCharType="begin"/>
      </w:r>
      <w:r w:rsidR="00FC64A8">
        <w:instrText xml:space="preserve"> REF _Ref166829980 \h </w:instrText>
      </w:r>
      <w:r w:rsidR="00FC64A8">
        <w:fldChar w:fldCharType="separate"/>
      </w:r>
      <w:r w:rsidR="00F1388F">
        <w:t xml:space="preserve">Figure </w:t>
      </w:r>
      <w:r w:rsidR="00F1388F">
        <w:rPr>
          <w:noProof/>
        </w:rPr>
        <w:t>5</w:t>
      </w:r>
      <w:r w:rsidR="00FC64A8">
        <w:fldChar w:fldCharType="end"/>
      </w:r>
      <w:r w:rsidR="00FC64A8">
        <w:t xml:space="preserve">). This variability in length-at-age, in concert with fishery length composition data allows the model substantial flexibility in estimating fishery selectivity parameters (which are not ground-truthed by any fishery ages). The resulting fishery reference points in the GOA rex sole example are extreme because the model estimates </w:t>
      </w:r>
      <w:r w:rsidR="00057F50">
        <w:t>indicate that fishery selectivity occurs quite a bit later than maturity-at-age for females (</w:t>
      </w:r>
      <w:r w:rsidR="00057F50">
        <w:fldChar w:fldCharType="begin"/>
      </w:r>
      <w:r w:rsidR="00057F50">
        <w:instrText xml:space="preserve"> REF _Ref166830288 \h </w:instrText>
      </w:r>
      <w:r w:rsidR="00057F50">
        <w:fldChar w:fldCharType="separate"/>
      </w:r>
      <w:r w:rsidR="00F1388F">
        <w:t xml:space="preserve">Figure </w:t>
      </w:r>
      <w:r w:rsidR="00F1388F">
        <w:rPr>
          <w:noProof/>
        </w:rPr>
        <w:t>9</w:t>
      </w:r>
      <w:r w:rsidR="00057F50">
        <w:fldChar w:fldCharType="end"/>
      </w:r>
      <w:r w:rsidR="00057F50">
        <w:t>). For GOA rex sole, an obvious next step is to do further investigation of maturity-at-age and to take into account uncertainty in maturity-at-age in the stock assessment. However, more generally, it is a common data scenario in stock assessment even in data rich regions (like Alaska) to have access to survey ages, as well as fishery lengths, but no fishery age data, as collection and ageing of oto</w:t>
      </w:r>
      <w:r w:rsidR="00585C59">
        <w:t>liths is resource intensive and it requires extra effort to collect a meaningful number of fishery otoliths from underutilized and non-target stocks. For example, many flatfish stocks in Alaska (not just GOA rex sole) exhibit spatial and/or temporal patterns in growth, are lacking fishery age data, and have been analyzed with one-area statistical catch-at-age models with time-invariant growth, estimated within or outside of the model (</w:t>
      </w:r>
      <w:r w:rsidR="00585C59" w:rsidRPr="00585C59">
        <w:rPr>
          <w:highlight w:val="yellow"/>
        </w:rPr>
        <w:t>e.g. Dover sole, GOA NRS</w:t>
      </w:r>
      <w:r w:rsidR="00585C59">
        <w:t>). It may be worthwhile to investigate the role of model misspecification in the determination of catch recommendations for these stocks, and this work has already begun (</w:t>
      </w:r>
      <w:commentRangeStart w:id="277"/>
      <w:r w:rsidR="00585C59">
        <w:t xml:space="preserve">e.g. </w:t>
      </w:r>
      <w:r w:rsidR="00585C59" w:rsidRPr="00585C59">
        <w:rPr>
          <w:highlight w:val="yellow"/>
        </w:rPr>
        <w:t>Bryan et al.</w:t>
      </w:r>
      <w:r w:rsidR="00585C59">
        <w:t xml:space="preserve"> use a two-area model to analyze GOA Northern rock sole</w:t>
      </w:r>
      <w:commentRangeEnd w:id="277"/>
      <w:r w:rsidR="00585C59">
        <w:rPr>
          <w:rStyle w:val="CommentReference"/>
        </w:rPr>
        <w:commentReference w:id="277"/>
      </w:r>
      <w:r w:rsidR="00585C59">
        <w:t>).</w:t>
      </w:r>
      <w:r w:rsidR="00937F04">
        <w:t xml:space="preserve"> </w:t>
      </w:r>
    </w:p>
    <w:p w14:paraId="1F245B8E" w14:textId="3004EA49" w:rsidR="009C2D83" w:rsidRDefault="00411F36" w:rsidP="00CB3FEC">
      <w:r>
        <w:t>In the GOA rex sole example, the two-area model, estimating a separate growth curve for each area with fishery age data led to a very similar F40% and relatively similar catch recommendations as for the one-area model with fishery age data. This demonstrates the value of having the fishery age information when a spatial growth pattern exists, and when harvesting is focused on fish with one of multiple growth patterns. However, fits to fishery length composition data are greatly improved in the two-area configuration (</w:t>
      </w:r>
      <w:r>
        <w:fldChar w:fldCharType="begin"/>
      </w:r>
      <w:r>
        <w:instrText xml:space="preserve"> REF _Ref166835403 \h </w:instrText>
      </w:r>
      <w:r>
        <w:fldChar w:fldCharType="separate"/>
      </w:r>
      <w:r w:rsidR="00F1388F">
        <w:t xml:space="preserve">Figure </w:t>
      </w:r>
      <w:r w:rsidR="00F1388F">
        <w:rPr>
          <w:noProof/>
        </w:rPr>
        <w:t>3</w:t>
      </w:r>
      <w:r>
        <w:fldChar w:fldCharType="end"/>
      </w:r>
      <w:r>
        <w:t xml:space="preserve"> and </w:t>
      </w:r>
      <w:r>
        <w:fldChar w:fldCharType="begin"/>
      </w:r>
      <w:r>
        <w:instrText xml:space="preserve"> REF _Ref166835405 \h </w:instrText>
      </w:r>
      <w:r>
        <w:fldChar w:fldCharType="separate"/>
      </w:r>
      <w:r w:rsidR="00F1388F">
        <w:t xml:space="preserve">Figure </w:t>
      </w:r>
      <w:r w:rsidR="00F1388F">
        <w:rPr>
          <w:noProof/>
        </w:rPr>
        <w:t>6</w:t>
      </w:r>
      <w:r>
        <w:fldChar w:fldCharType="end"/>
      </w:r>
      <w:r>
        <w:t xml:space="preserve">). A review team is unlikely to be comfortable with fits to fishery length composition data corresponding to the one-area configuration with fishery ages, especially presented as the sole model configuration for a production stock assessment. We included the two-area model configuration that leaves out fishery ages to see if the two-area model configuration would lead to similar results with and without fishery age data; </w:t>
      </w:r>
      <w:commentRangeStart w:id="278"/>
      <w:r>
        <w:t>if so</w:t>
      </w:r>
      <w:commentRangeEnd w:id="278"/>
      <w:r w:rsidR="00291B70">
        <w:rPr>
          <w:rStyle w:val="CommentReference"/>
        </w:rPr>
        <w:commentReference w:id="278"/>
      </w:r>
      <w:r>
        <w:t xml:space="preserve">, this would seem to indicate that the two-area model configuration </w:t>
      </w:r>
      <w:r w:rsidR="00876F4F">
        <w:t>was consistent with all of the data sources (a positive sign that it is a reasonable model configuration). In addition, similar results between the two-area model configurations would inform us as to whether</w:t>
      </w:r>
      <w:r>
        <w:t xml:space="preserve"> accounting for the spatial growth pattern alleviates the need for the collection of fishery age data, since this is a common case. </w:t>
      </w:r>
      <w:r w:rsidR="00876F4F">
        <w:t xml:space="preserve">Both two-area model configurations estimate F40% and recommended catches to be well below that for the one-area model without fishery ages, </w:t>
      </w:r>
      <w:ins w:id="279" w:author="Ian.Taylor" w:date="2024-08-22T14:30:00Z">
        <w:r w:rsidR="00291B70">
          <w:t xml:space="preserve">but </w:t>
        </w:r>
      </w:ins>
      <w:r w:rsidR="00876F4F">
        <w:t xml:space="preserve">the results are not identical. </w:t>
      </w:r>
    </w:p>
    <w:p w14:paraId="47569468" w14:textId="244D41AF" w:rsidR="009C2D83" w:rsidRDefault="00876F4F" w:rsidP="00CB3FEC">
      <w:r>
        <w:t xml:space="preserve">One potential reason for differences between the two-area models is that the management areas are slightly mismatched with the location of the change between growth patterns. </w:t>
      </w:r>
      <w:r w:rsidR="005E3092">
        <w:fldChar w:fldCharType="begin"/>
      </w:r>
      <w:r w:rsidR="00AA62CD">
        <w:instrText xml:space="preserve"> ADDIN ZOTERO_ITEM CSL_CITATION {"citationID":"FUZ6NzfQ","properties":{"formattedCitation":"(Cope and Punt, 2011; Kerr et al., 2014)","plainCitation":"(Cope and Punt, 2011; Kerr et al., 2014)","dontUpdate":true,"noteIndex":0},"citationItems":[{"id":196,"uris":["http://zotero.org/users/5331848/items/ET8SZDP7"],"itemData":{"id":196,"type":"article-journal","abstract":"Spatial homogeneity is the exception, not the rule, for many marine populations. Data limitations or biological knowledge gaps, though, often drive the assumption of limited stock structuring; the subsequent mismatch of model spatial scale and biological stock structure may compromise management goals. Spatial considerations thus remain a major challenge in providing managers with the best information for responsible and responsive management. This study uses simulation testing to offer a quantitative evaluation of spatial stock structure assumptions on the performance of stock assessments relative to management scales. Catch histories, not biological differences, are used to create stock structure. Simulation testing is based on an operating model of ‘true’ population states of nature that vary only in catch history across 9 regions. Stock assessments under various data scenarios are then performed on regions either as one aggregated assessment, or at finer area scales defined by zonal catch differences. The median absolute relative error of the terminal spawning biomass depletion is used as a performance statistic. One area stock assessments demonstrated low bias and high precision under all catch scenarios when stock structure is ignored, but perform poorly when applied to areas with differing regional catch histories. Separate area assessments grouped by zonal catch differences performed best under these circumstances, despite lower data quality, indicating the importance of identifying stock structure for management purposes. We suggest a focus on explicitly defining management units prior to conducting stock assessments with a concomitant resolve to increase data provisions at the resolution of management needs.","container-title":"Fisheries Research","DOI":"10.1016/j.fishres.2010.10.002","ISSN":"0165-7836","issue":"1","journalAbbreviation":"Fisheries Research","page":"22-38","source":"ScienceDirect","title":"Reconciling stock assessment and management scales under conditions of spatially varying catch histories","volume":"107","author":[{"family":"Cope","given":"Jason M."},{"family":"Punt","given":"André E."}],"issued":{"date-parts":[["2011",1,1]]}}},{"id":198,"uris":["http://zotero.org/users/5331848/items/TT2RMUKN"],"itemData":{"id":198,"type":"article-journal","abstract":"A mismatch between the scale of fishery management units and biological population structure can potentially result in a misperception of the productivity and sustainable yield of fish stocks. We used simulation modelling as a tool to compare the perception of productivity, stability, and sustainability of Atlantic cod (Gadus morhua) off New England from an operating model based on the current US management units to a model that more closely reflects the biological complexity of the resource. Two age-structured models were compared: (i) the management unit model, wherein cod were grouped based on the current spatially defined US management areas (Gulf of Maine and Georges Bank), and (ii) the biological unit model, consisting of three genetically defined population components (northern spring spawning, southern winter/spring spawning, and eastern Georges Bank spring-spawning groups). Overall, the regional productivity and maximum sustainable yield of the biological unit model was lower compared with the management unit model. The biological unit model also provided insights on the distribution of productivity in the region, with southern and northern spawning groups being the dominant contributors to the regional spawning–stock biomass and yield and the eastern Georges Bank spawning group being the minority contributor at low to intermediate levels of fishing mortality. The comparison of models revealed that the perception of Atlantic cod derived from the management unit model was of a resource that is more resilient to fishing mortality and not as susceptible to “collapse” as indicated by the biological unit model. For Atlantic cod, one of the main risks of ignoring population structure appears the potential for overexploitation of segments of the population. Consideration of population structure of cod changed our perception of the magnitude and distribution of productivity in the region, suggesting that expectations of sustainable yield of cod in US waters should be reconsidered.","container-title":"ICES Journal of Marine Science","DOI":"10.1093/icesjms/fsu113","ISSN":"1054-3139","issue":"6","journalAbbreviation":"ICES Journal of Marine Science","page":"1366-1381","source":"Silverchair","title":"Consequences of a mismatch between biological and management units on our perception of Atlantic cod off New England","volume":"71","author":[{"family":"Kerr","given":"Lisa A."},{"family":"Cadrin","given":"Steven X."},{"family":"Kovach","given":"Adrienne I."}],"issued":{"date-parts":[["2014",9,1]]}}}],"schema":"https://github.com/citation-style-language/schema/raw/master/csl-citation.json"} </w:instrText>
      </w:r>
      <w:r w:rsidR="005E3092">
        <w:fldChar w:fldCharType="separate"/>
      </w:r>
      <w:r w:rsidR="005E3092">
        <w:rPr>
          <w:rFonts w:cs="Times New Roman"/>
        </w:rPr>
        <w:t>Cope and Punt</w:t>
      </w:r>
      <w:r w:rsidR="005E3092" w:rsidRPr="005E3092">
        <w:rPr>
          <w:rFonts w:cs="Times New Roman"/>
        </w:rPr>
        <w:t xml:space="preserve"> </w:t>
      </w:r>
      <w:r w:rsidR="005E3092">
        <w:rPr>
          <w:rFonts w:cs="Times New Roman"/>
        </w:rPr>
        <w:t>(2011) and Kerr et al.</w:t>
      </w:r>
      <w:r w:rsidR="005E3092" w:rsidRPr="005E3092">
        <w:rPr>
          <w:rFonts w:cs="Times New Roman"/>
        </w:rPr>
        <w:t xml:space="preserve"> </w:t>
      </w:r>
      <w:r w:rsidR="005E3092">
        <w:rPr>
          <w:rFonts w:cs="Times New Roman"/>
        </w:rPr>
        <w:t>(</w:t>
      </w:r>
      <w:r w:rsidR="005E3092" w:rsidRPr="005E3092">
        <w:rPr>
          <w:rFonts w:cs="Times New Roman"/>
        </w:rPr>
        <w:t>2014)</w:t>
      </w:r>
      <w:r w:rsidR="005E3092">
        <w:fldChar w:fldCharType="end"/>
      </w:r>
      <w:r>
        <w:t xml:space="preserve"> </w:t>
      </w:r>
      <w:r w:rsidR="005E3092">
        <w:t xml:space="preserve">show that mismatches between biological and management units can lead to biased perceptions of stock dynamics. </w:t>
      </w:r>
      <w:r w:rsidR="005E3092">
        <w:fldChar w:fldCharType="begin"/>
      </w:r>
      <w:r w:rsidR="00AA62CD">
        <w:instrText xml:space="preserve"> ADDIN ZOTERO_ITEM CSL_CITATION {"citationID":"H3h2zuTo","properties":{"formattedCitation":"(Kapur et al., 2020)","plainCitation":"(Kapur et al., 2020)","dontUpdate":true,"noteIndex":0},"citationItems":[{"id":201,"uris":["http://zotero.org/users/5331848/items/GZA5UUNZ"],"itemData":{"id":201,"type":"article-journal","abstract":"Renewed interest in the estimation of spatial and temporal variation in fish traits, such as body size, is a result of computing advances and the development of spatially-explicit management frameworks. However, many attempts to quantify spatial structure or the distribution of traits utilize a priori approaches, which involve pre-designated geographic regions and thus cannot detect unanticipated spatial patterns. We developed a new, model-based method that uses the first derivative of the spatial smoothing term of a generalized additive model to identify spatial zones of variation in fish length-at-age. We use simulation testing to evaluate the method across a variety of synthetic, stratified age and length datasets, and then apply it to survey data for Northeast Pacific sablefish (Anoplopoma fimbria). Simulation testing illustrates the robustness of the method across a variety of scenarios related to spatially or temporally stratified length-at-age data, including strict boundaries, overlapping zones and changes at the extreme of the range. Results indicate that length-at-age for Northeast Pacific sablefish increases with latitude, which is consistent with previous work from the western United States. Model-detected spatial breakpoints corresponded to major oceanographic features, including the northern end of the Southern California Bight and the bifurcation of the North Pacific Current. This method has the potential to improve detection of large-scale patterns in fish growth, and aid in the development of spatiotemporally structured population dynamics models to inform ecosystem-based fisheries management.","container-title":"Fisheries Research","DOI":"10.1016/j.fishres.2019.105414","ISSN":"0165-7836","journalAbbreviation":"Fisheries Research","page":"105414","source":"ScienceDirect","title":"Oceanographic features delineate growth zonation in Northeast Pacific sablefish","volume":"222","author":[{"family":"Kapur","given":"M."},{"family":"Haltuch","given":"M."},{"family":"Connors","given":"B."},{"family":"Rogers","given":"L."},{"family":"Berger","given":"A."},{"family":"Koontz","given":"E."},{"family":"Cope","given":"J."},{"family":"Echave","given":"K."},{"family":"Fenske","given":"K."},{"family":"Hanselman","given":"D."},{"family":"Punt","given":"A. E."}],"issued":{"date-parts":[["2020",2,1]]}}}],"schema":"https://github.com/citation-style-language/schema/raw/master/csl-citation.json"} </w:instrText>
      </w:r>
      <w:r w:rsidR="005E3092">
        <w:fldChar w:fldCharType="separate"/>
      </w:r>
      <w:r w:rsidR="005E3092">
        <w:rPr>
          <w:rFonts w:cs="Times New Roman"/>
        </w:rPr>
        <w:t>Kapur et al.</w:t>
      </w:r>
      <w:r w:rsidR="005E3092" w:rsidRPr="005E3092">
        <w:rPr>
          <w:rFonts w:cs="Times New Roman"/>
        </w:rPr>
        <w:t xml:space="preserve"> </w:t>
      </w:r>
      <w:r w:rsidR="005E3092">
        <w:rPr>
          <w:rFonts w:cs="Times New Roman"/>
        </w:rPr>
        <w:t>(</w:t>
      </w:r>
      <w:r w:rsidR="005E3092" w:rsidRPr="005E3092">
        <w:rPr>
          <w:rFonts w:cs="Times New Roman"/>
        </w:rPr>
        <w:t>2020)</w:t>
      </w:r>
      <w:r w:rsidR="005E3092">
        <w:fldChar w:fldCharType="end"/>
      </w:r>
      <w:r w:rsidR="005E3092">
        <w:t xml:space="preserve"> develop a method to determine where biological shifts in growth patterns occur; this method could be used to </w:t>
      </w:r>
      <w:r w:rsidR="009C2D83">
        <w:t xml:space="preserve">see if </w:t>
      </w:r>
      <w:r w:rsidR="005E3092">
        <w:t xml:space="preserve">the area definitions used in the GOA </w:t>
      </w:r>
      <w:r w:rsidR="009C2D83">
        <w:t xml:space="preserve">rex sole example could be fine-tuned to lead to an improved match in model outputs between the two-area models. Another approach for accounting for a slight mismatch between biological and management units, or a small amount of movement of fish around the border of the two areas may be to include time-varying survey and fishery selectivity parameters in the model. </w:t>
      </w:r>
    </w:p>
    <w:p w14:paraId="4DAAA1CB" w14:textId="3315E55D" w:rsidR="009C2D83" w:rsidRDefault="009C2D83" w:rsidP="00CB3FEC">
      <w:r>
        <w:t>The two-area model configuration assumed that there was no adult movement between the areas and that recruitment was pooled and then distributed between the two areas according to a single, time-invariant recruitment allocation parameter. We felt that assuming no adult movement was reasonable in the context of observing such a distinct difference in maximum size between the two areas.</w:t>
      </w:r>
      <w:r w:rsidR="00D554ED">
        <w:t xml:space="preserve"> Accounting for any </w:t>
      </w:r>
      <w:r w:rsidR="00D554ED">
        <w:lastRenderedPageBreak/>
        <w:t>movement that may occur would be ideal, given informative data to do so. However, tagging data are rare for most species, especially underutilized flatfish species where fishery age data are missing. A two- or multi-area approach to spatially varying growth may be quite complicated for many species due to the need to define reasonable hypotheses about the properties of adult movement. For example, is movement sex-specific? Are movement rates the same across ages of fish? Is movement density-dependent, environmentally driven, and/or time-varying? Defining recruitment dynamics can be complex as well. T</w:t>
      </w:r>
      <w:r w:rsidR="005C7544">
        <w:t>his example</w:t>
      </w:r>
      <w:r w:rsidR="00D554ED">
        <w:t xml:space="preserve"> assumed that there was no stock-recruitment curve, but future work could investigate estimation of stock-recruitment parameters within the models, which, in turn, would lead to a need to define whether density-dependent mortality occurs locally by area or globally, and before or after juvenile settlement</w:t>
      </w:r>
      <w:r w:rsidR="00967F3D">
        <w:t xml:space="preserve"> (e.g. </w:t>
      </w:r>
      <w:r w:rsidR="00967F3D">
        <w:fldChar w:fldCharType="begin"/>
      </w:r>
      <w:r w:rsidR="00AA62CD">
        <w:instrText xml:space="preserve"> ADDIN ZOTERO_ITEM CSL_CITATION {"citationID":"I4LLNlVq","properties":{"formattedCitation":"(Cadrin, 2020; McGilliard and Hilborn, 2008; Punt, 2019)","plainCitation":"(Cadrin, 2020; McGilliard and Hilborn, 2008; Punt, 2019)","dontUpdate":true,"noteIndex":0},"citationItems":[{"id":161,"uris":["http://zotero.org/users/5331848/items/XBPUNGIA"],"itemData":{"id":161,"type":"article-journal","abstract":"In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967F3D">
        <w:fldChar w:fldCharType="separate"/>
      </w:r>
      <w:r w:rsidR="00934DF6" w:rsidRPr="00934DF6">
        <w:rPr>
          <w:rFonts w:cs="Times New Roman"/>
        </w:rPr>
        <w:t>Cadrin, 2020; McGilliard and Hilborn, 2008; Punt, 2019)</w:t>
      </w:r>
      <w:r w:rsidR="00967F3D">
        <w:fldChar w:fldCharType="end"/>
      </w:r>
      <w:r w:rsidR="00D554ED">
        <w:t>.</w:t>
      </w:r>
      <w:r w:rsidR="009861FE">
        <w:t xml:space="preserve"> In the context of extreme spatial variation in harvesting across areas, it may be possible to estimate age- and time-invariant movement parameters in the absence of tagging data</w:t>
      </w:r>
      <w:r w:rsidR="00822741">
        <w:t>, as was demonstrated in</w:t>
      </w:r>
      <w:r w:rsidR="009861FE">
        <w:t xml:space="preserve"> </w:t>
      </w:r>
      <w:r w:rsidR="009D6438">
        <w:fldChar w:fldCharType="begin"/>
      </w:r>
      <w:r w:rsidR="00AA62CD">
        <w:instrText xml:space="preserve"> ADDIN ZOTERO_ITEM CSL_CITATION {"citationID":"qJ44qUak","properties":{"formattedCitation":"(C. R. McGilliard et al., 2015)","plainCitation":"(C. R. McGilliard et al., 2015)","dontUpdate":true,"noteIndex":0},"citationItems":[{"id":204,"uris":["http://zotero.org/users/5331848/items/XF969JCN"],"itemData":{"id":204,"type":"article-journal","abstract":"Some fish stock assessments are conducted in regions that contain no-take marine reserves (NTMRs). NTMRs are expected to lead to spatial heterogeneity in fish biomass by allowing a buildup of biomass inside their borders while fishing pressure occurs outside. Stock assessments do not typically account for spatial heterogeneity caused by NTMRs, which may lead to biased estimates of biomass. Simulation modeling is used to analyze the ability of several stock assessment configurations to estimate current biomass after the implementation of a single, large NTMR. Age-structured spatial operating models with three patterns of ontogenetic movement are used to represent the “true” population dynamics. Results show that assessing populations as a single stock with use of fishery catch-rate data and without accounting for the NTMR results in severe underestimation of biomass for two of the movement patterns. Omitting fishery catch-rate data or allowing time-varying dome-shaped selectivity after NTMR implementation leads to improved estimates of current biomass, but severe bias in estimated trends in biomass over time. Performing separate assessments for fished areas and NTMRs leads to improved estimation performance in the absence of movement among assessment areas, but can severely overestimate biomass otherwise. Performing a spatial assessment with estimation of movement parameters among areas was found to be the best way to assess a species, even when movement patterns were unknown. However, future work should explore the performance of spatial assessments when catchability varies among areas.","container-title":"Canadian Journal of Fisheries and Aquatic Sciences","DOI":"10.1139/cjfas-2013-0364","ISSN":"0706-652X","issue":"2","journalAbbreviation":"Can. J. Fish. Aquat. Sci.","note":"publisher: NRC Research Press","page":"262-280","source":"cdnsciencepub.com (Atypon)","title":"Accounting for marine reserves using spatial stock assessments","volume":"72","author":[{"family":"McGilliard","given":"Carey R."},{"family":"Punt","given":"André E."},{"family":"Methot","given":"Richard D."},{"family":"Hilborn","given":"Ray"}],"issued":{"date-parts":[["2015",2]]}}}],"schema":"https://github.com/citation-style-language/schema/raw/master/csl-citation.json"} </w:instrText>
      </w:r>
      <w:r w:rsidR="009D6438">
        <w:fldChar w:fldCharType="separate"/>
      </w:r>
      <w:r w:rsidR="00822741">
        <w:rPr>
          <w:rFonts w:cs="Times New Roman"/>
        </w:rPr>
        <w:t>McGilliard et al.</w:t>
      </w:r>
      <w:r w:rsidR="009D6438" w:rsidRPr="009D6438">
        <w:rPr>
          <w:rFonts w:cs="Times New Roman"/>
        </w:rPr>
        <w:t xml:space="preserve"> </w:t>
      </w:r>
      <w:r w:rsidR="00822741">
        <w:rPr>
          <w:rFonts w:cs="Times New Roman"/>
        </w:rPr>
        <w:t>(</w:t>
      </w:r>
      <w:r w:rsidR="009D6438" w:rsidRPr="009D6438">
        <w:rPr>
          <w:rFonts w:cs="Times New Roman"/>
        </w:rPr>
        <w:t>2015)</w:t>
      </w:r>
      <w:r w:rsidR="009D6438">
        <w:fldChar w:fldCharType="end"/>
      </w:r>
      <w:r w:rsidR="00822741">
        <w:t>, where movement parameters were estimated within a multi-area assessment model where fish moved in and out of a no-take marine reserve.</w:t>
      </w:r>
    </w:p>
    <w:p w14:paraId="51F71737" w14:textId="4851A842" w:rsidR="00356FA7" w:rsidRDefault="00356FA7" w:rsidP="009C2D83">
      <w:r>
        <w:t xml:space="preserve">Several alternative model configurations were considered in this study, including (1) modeling the Western-Central GOA and using data for this region only; this method was not used because catch limits for this example are specified for the entire GOA and not just the Western-Central region; (2) modeling survey biomass observations for the entire GOA and survey length and age data for only the Western-Central region; this method was not used because it could lead to biased estimates of fisheries reference points for the Eastern GOA; (3) conducting separate models for the Western-Central GOA and the Eastern GOA and summing model results; this method was not used because it would require the estimation of many more parameters (including yearly recruitment deviations and yearly fishing mortality for two separate regions) and important information shared by the two areas could not be used to inform the models. In addition, distribution of recruits among areas could not be taken into account, which could lead to bias in situations where fishing intensity varies among areas (e.g. Cope and Punt 2011); (4) conducting a model with two areas and a separate growth curve in each area </w:t>
      </w:r>
      <w:commentRangeStart w:id="280"/>
      <w:r>
        <w:t xml:space="preserve">(as for 17.2), </w:t>
      </w:r>
      <w:commentRangeEnd w:id="280"/>
      <w:r w:rsidR="00291B70">
        <w:rPr>
          <w:rStyle w:val="CommentReference"/>
        </w:rPr>
        <w:commentReference w:id="280"/>
      </w:r>
      <w:r>
        <w:t>but estimating yearly deviations in the proportion of recruits that settle in the Eastern GOA. Model runs using this method (assuming a standard deviation of 0.5 for the distribution of deviations in proportion of fish settling in the Eastern GOA) did not improve fits to the data despite allowing the model to estimate many more parameters.</w:t>
      </w:r>
    </w:p>
    <w:p w14:paraId="11B40CD0" w14:textId="20B92FAA" w:rsidR="009C2D83" w:rsidRDefault="00A57ED5" w:rsidP="009C2D83">
      <w:r>
        <w:t>An alternative approach that has</w:t>
      </w:r>
      <w:r w:rsidR="009C2D83">
        <w:t xml:space="preserve"> been used to account for spatial patterns in growth within statistical catch-at-age models</w:t>
      </w:r>
      <w:r>
        <w:t xml:space="preserve"> utilizes </w:t>
      </w:r>
      <w:r w:rsidR="005867A4">
        <w:t>survey</w:t>
      </w:r>
      <w:r>
        <w:t xml:space="preserve"> and</w:t>
      </w:r>
      <w:r w:rsidR="00A00B34">
        <w:t xml:space="preserve"> fishery sampling</w:t>
      </w:r>
      <w:r w:rsidR="005867A4">
        <w:t xml:space="preserve"> </w:t>
      </w:r>
      <w:r>
        <w:t xml:space="preserve">that </w:t>
      </w:r>
      <w:r w:rsidR="005867A4">
        <w:t>collect</w:t>
      </w:r>
      <w:r>
        <w:t>s</w:t>
      </w:r>
      <w:r w:rsidR="005867A4">
        <w:t xml:space="preserve"> age samples in a length-stratified method (per area), which produces similar</w:t>
      </w:r>
      <w:r>
        <w:t xml:space="preserve"> samples sizes across areas</w:t>
      </w:r>
      <w:r w:rsidR="005867A4">
        <w:t xml:space="preserve"> despite potential spatial differences in abundance</w:t>
      </w:r>
      <w:r w:rsidR="00A00B34">
        <w:t>.</w:t>
      </w:r>
      <w:r w:rsidR="005867A4">
        <w:t xml:space="preserve"> </w:t>
      </w:r>
      <w:r w:rsidR="009C2D83" w:rsidRPr="008460B5">
        <w:rPr>
          <w:highlight w:val="yellow"/>
        </w:rPr>
        <w:t>Spencer et al.</w:t>
      </w:r>
      <w:r w:rsidR="00A00B34">
        <w:t xml:space="preserve"> (</w:t>
      </w:r>
      <w:r w:rsidR="0085633C">
        <w:t>2023</w:t>
      </w:r>
      <w:r w:rsidR="00A00B34">
        <w:t>) found that this sampling procedure, when combined with strong spatial patterns in size-at-age, produced unrepresentative aggregate estimates of size-at-age for Bering Sea/Aleutian Islands northern rockfish (</w:t>
      </w:r>
      <w:r w:rsidR="00A00B34" w:rsidRPr="006A05C4">
        <w:rPr>
          <w:highlight w:val="yellow"/>
        </w:rPr>
        <w:t>sp name</w:t>
      </w:r>
      <w:r w:rsidR="00A00B34">
        <w:t>), and</w:t>
      </w:r>
      <w:r>
        <w:t xml:space="preserve"> that</w:t>
      </w:r>
      <w:r w:rsidR="00A00B34">
        <w:t xml:space="preserve"> growth patterns for low abundance (or </w:t>
      </w:r>
      <w:r>
        <w:t xml:space="preserve">low </w:t>
      </w:r>
      <w:r w:rsidR="00A00B34">
        <w:t>catch) areas were overweighted</w:t>
      </w:r>
      <w:r w:rsidR="006A05C4">
        <w:t>,</w:t>
      </w:r>
      <w:r w:rsidR="00A00B34">
        <w:t xml:space="preserve"> whereas growth patterns for high abundance (or </w:t>
      </w:r>
      <w:r>
        <w:t xml:space="preserve">high </w:t>
      </w:r>
      <w:r w:rsidR="00A00B34">
        <w:t>catch)</w:t>
      </w:r>
      <w:r>
        <w:t xml:space="preserve"> areas</w:t>
      </w:r>
      <w:r w:rsidR="00A00B34">
        <w:t xml:space="preserve"> were underweighted. A single-area model </w:t>
      </w:r>
      <w:r>
        <w:t xml:space="preserve">was developed where </w:t>
      </w:r>
      <w:r w:rsidR="00A00B34">
        <w:t xml:space="preserve">the aggregate size-at-age estimates </w:t>
      </w:r>
      <w:r>
        <w:t>were</w:t>
      </w:r>
      <w:r w:rsidR="00A00B34">
        <w:t xml:space="preserve"> produced from weighted averages that weight the spatial areas in accordance to the abundance or catch</w:t>
      </w:r>
      <w:r>
        <w:t>; thus, the issue was</w:t>
      </w:r>
      <w:r w:rsidR="00A00B34">
        <w:t xml:space="preserve"> addressed </w:t>
      </w:r>
      <w:r>
        <w:t>through</w:t>
      </w:r>
      <w:r w:rsidR="003A4F35">
        <w:t xml:space="preserve"> processing of input</w:t>
      </w:r>
      <w:r>
        <w:t xml:space="preserve"> </w:t>
      </w:r>
      <w:r w:rsidR="00A00B34">
        <w:t xml:space="preserve">data </w:t>
      </w:r>
      <w:r w:rsidR="003A4F35">
        <w:t>to the assessment.</w:t>
      </w:r>
      <w:r w:rsidR="009C2D83">
        <w:t xml:space="preserve"> Further work is underway to examine the two-area model approach presented in this manuscript as compared to accounting for area-specific growth pa</w:t>
      </w:r>
      <w:r w:rsidR="00554D5C">
        <w:t>tterns through data processing, especially in cases where growth patterns are distinct across multiple areas.</w:t>
      </w:r>
    </w:p>
    <w:p w14:paraId="1CA12C13" w14:textId="220A4115" w:rsidR="00D554ED" w:rsidRDefault="00D554ED" w:rsidP="00D554ED">
      <w:r>
        <w:t xml:space="preserve">Finally, this study is not a simulation analysis. Therefore, we don’t know the underlying “truth,” or what any completely correct model configuration would be. The GOA rex sole example seems to corroborate </w:t>
      </w:r>
      <w:r w:rsidR="009D7BDA">
        <w:t xml:space="preserve">the </w:t>
      </w:r>
      <w:r>
        <w:t xml:space="preserve">existing simulation work from </w:t>
      </w:r>
      <w:r>
        <w:fldChar w:fldCharType="begin"/>
      </w:r>
      <w:r>
        <w:instrText xml:space="preserve"> ADDIN ZOTERO_ITEM CSL_CITATION {"citationID":"vQL3q9bi","properties":{"formattedCitation":"(Correa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which shows that model outputs will be biased when using a one-area statistical catch-at-age model to analyze a stock with area-specific growth patterns where fishing mortality is unequal over these areas. Simulation work is valuable for demonstrating effects of model misspecification under controlled circumstances. In practice, we experience much more </w:t>
      </w:r>
      <w:r>
        <w:lastRenderedPageBreak/>
        <w:t xml:space="preserve">complexity through data </w:t>
      </w:r>
      <w:del w:id="281" w:author="Vladlena.Gertseva" w:date="2024-08-07T17:40:00Z">
        <w:r w:rsidDel="00196EA9">
          <w:delText xml:space="preserve">idiosyncrasies, as well as </w:delText>
        </w:r>
      </w:del>
      <w:r>
        <w:t xml:space="preserve">complexities and </w:t>
      </w:r>
      <w:del w:id="282" w:author="Vladlena.Gertseva" w:date="2024-08-07T17:40:00Z">
        <w:r w:rsidDel="00196EA9">
          <w:delText xml:space="preserve">mysteries </w:delText>
        </w:r>
      </w:del>
      <w:ins w:id="283" w:author="Vladlena.Gertseva" w:date="2024-08-07T17:40:00Z">
        <w:r w:rsidR="00196EA9">
          <w:t xml:space="preserve">uncertainties </w:t>
        </w:r>
      </w:ins>
      <w:r>
        <w:t xml:space="preserve">about population dynamics. This work adds to </w:t>
      </w:r>
      <w:r>
        <w:fldChar w:fldCharType="begin"/>
      </w:r>
      <w:r>
        <w:instrText xml:space="preserve"> ADDIN ZOTERO_ITEM CSL_CITATION {"citationID":"9P5S2pE4","properties":{"formattedCitation":"(Correa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through the perspective of production stock assessment modeling, showing both the influence of fishery age data and the context of evaluating models through plots of model fits to each data source and other diagnostics. Simulation studies typically do not summarize what model fits and diagnostics look like for mis</w:t>
      </w:r>
      <w:del w:id="284" w:author="Ian.Taylor" w:date="2024-08-22T15:33:00Z">
        <w:r w:rsidDel="00775DDA">
          <w:delText>-</w:delText>
        </w:r>
      </w:del>
      <w:r>
        <w:t>specified cases, but this could be very useful information for scientists who engage in production stock assessment work.</w:t>
      </w:r>
    </w:p>
    <w:p w14:paraId="1B31A45C" w14:textId="77777777" w:rsidR="009C2D83" w:rsidRDefault="009C2D83" w:rsidP="00CB3FEC"/>
    <w:p w14:paraId="37A8113F" w14:textId="77777777" w:rsidR="003F2653" w:rsidRDefault="003F2653" w:rsidP="00CB3FEC"/>
    <w:p w14:paraId="5A558AAD" w14:textId="534E01C9" w:rsidR="005347FE" w:rsidRPr="005347FE" w:rsidRDefault="009D7BDA" w:rsidP="009D7BDA">
      <w:r>
        <w:t>More points that could be made for putting in the context of other work/assumptions and caveats:</w:t>
      </w:r>
    </w:p>
    <w:p w14:paraId="5305ED40" w14:textId="19E74BE7" w:rsidR="00EC0C3B" w:rsidRDefault="00EC0C3B" w:rsidP="009D7BDA">
      <w:pPr>
        <w:pStyle w:val="ListParagraph"/>
        <w:numPr>
          <w:ilvl w:val="0"/>
          <w:numId w:val="16"/>
        </w:numPr>
      </w:pPr>
      <w:r>
        <w:t xml:space="preserve">Punt paper on spatial stock assessment mentions the difficulty of modeling movement between areas with different growth characteristics to ensure that animals are not shrinking after they move (should they join the other GP or should they remain their birth GP and how does this relate to environmental conditions? Look back at Dover sole work, which has GP follow you from one area to another (but still not sex-specific movement) </w:t>
      </w:r>
    </w:p>
    <w:p w14:paraId="2A0D80FC" w14:textId="7CED648A" w:rsidR="00EC0C3B" w:rsidRDefault="00EC0C3B" w:rsidP="009D7BDA">
      <w:pPr>
        <w:pStyle w:val="ListParagraph"/>
        <w:numPr>
          <w:ilvl w:val="0"/>
          <w:numId w:val="16"/>
        </w:numPr>
      </w:pPr>
      <w:r>
        <w:t xml:space="preserve">Punt paper mentions areas-as-fleets as usually leading to more bias than spatial models. Also, mentions </w:t>
      </w:r>
      <w:commentRangeStart w:id="285"/>
      <w:commentRangeStart w:id="286"/>
      <w:r>
        <w:t xml:space="preserve">methods where spatial effects are standardized out prior to conducting the one area assessment </w:t>
      </w:r>
      <w:commentRangeEnd w:id="285"/>
      <w:r w:rsidR="0085633C">
        <w:rPr>
          <w:rStyle w:val="CommentReference"/>
        </w:rPr>
        <w:commentReference w:id="285"/>
      </w:r>
      <w:commentRangeEnd w:id="286"/>
      <w:r w:rsidR="002A1DDA">
        <w:rPr>
          <w:rStyle w:val="CommentReference"/>
        </w:rPr>
        <w:commentReference w:id="286"/>
      </w:r>
      <w:r>
        <w:t>(go back and look at this, but basically doing a correct 2 area model is better in this case due to no fishing in the eastern area; we can better capture spr for the fished area this way (I suspect). Mention in the discussion the case of Dover sole, where growth is more complicated, and movement is clearly more complicated as well. However, differences in Fs across areas are not substantial (nearly an unfished stock).</w:t>
      </w:r>
    </w:p>
    <w:p w14:paraId="3A370136" w14:textId="173CAE42" w:rsidR="009D7BDA" w:rsidRDefault="009D7BDA" w:rsidP="009D7BDA">
      <w:pPr>
        <w:pStyle w:val="ListParagraph"/>
        <w:numPr>
          <w:ilvl w:val="0"/>
          <w:numId w:val="16"/>
        </w:numPr>
      </w:pPr>
      <w:r>
        <w:t>Stawitz simulation paper on time-varying growth omits ageing error (as do we) and they fixed M and steepness. Could discuss that further work could be done to explore cases with both ageing error and growth variability, and the impacts of leaving out one or the other.</w:t>
      </w:r>
    </w:p>
    <w:p w14:paraId="0DF5DDCA" w14:textId="6248A30A" w:rsidR="00142B31" w:rsidRDefault="00142B31" w:rsidP="009D7BDA">
      <w:pPr>
        <w:pStyle w:val="ListParagraph"/>
        <w:numPr>
          <w:ilvl w:val="0"/>
          <w:numId w:val="16"/>
        </w:numPr>
      </w:pPr>
      <w:r>
        <w:t>New paper by Pete and Ben about ageing error, growth variability and bootstrapping to find input sample sizes – does this need to be cited?</w:t>
      </w:r>
    </w:p>
    <w:p w14:paraId="17A3A24F" w14:textId="460861A9" w:rsidR="00142B31" w:rsidRDefault="00B13D9D" w:rsidP="009D7BDA">
      <w:pPr>
        <w:pStyle w:val="ListParagraph"/>
        <w:numPr>
          <w:ilvl w:val="0"/>
          <w:numId w:val="16"/>
        </w:numPr>
      </w:pPr>
      <w:r>
        <w:t>New paper by HuiHua: Good practices for estimating and using length-at-age in integrated stock assessments</w:t>
      </w:r>
    </w:p>
    <w:p w14:paraId="4A9778B2" w14:textId="178A48C8" w:rsidR="00B13D9D" w:rsidRDefault="00B13D9D" w:rsidP="009D7BDA">
      <w:pPr>
        <w:pStyle w:val="ListParagraph"/>
        <w:numPr>
          <w:ilvl w:val="0"/>
          <w:numId w:val="16"/>
        </w:numPr>
      </w:pPr>
      <w:r>
        <w:t>2016 paper: Xi He. Age sample sizes and their effects on growth estimation and stock assessment outputs: three case studies from US West Coast fisheries</w:t>
      </w:r>
      <w:r w:rsidR="008C6504">
        <w:t>. Anything there that needs to be cited?</w:t>
      </w:r>
    </w:p>
    <w:p w14:paraId="2D14C12D" w14:textId="0B395A08" w:rsidR="008A1920" w:rsidRDefault="00826182" w:rsidP="000836DF">
      <w:pPr>
        <w:pStyle w:val="ListParagraph"/>
        <w:numPr>
          <w:ilvl w:val="0"/>
          <w:numId w:val="16"/>
        </w:numPr>
      </w:pPr>
      <w:r>
        <w:t>Kai Lorenzen and the special growth best practices issue.</w:t>
      </w:r>
    </w:p>
    <w:p w14:paraId="4A45ACCC" w14:textId="77777777" w:rsidR="00E93D50" w:rsidRDefault="00E93D50" w:rsidP="00E93D50">
      <w:pPr>
        <w:pStyle w:val="Heading2"/>
      </w:pPr>
      <w:r>
        <w:t>Acknowledgments</w:t>
      </w:r>
    </w:p>
    <w:p w14:paraId="6E02D9C9" w14:textId="77777777" w:rsidR="00E93D50" w:rsidRDefault="00E93D50" w:rsidP="00E93D50">
      <w:r>
        <w:t xml:space="preserve">We thank Rick Methot for discussing the details of area-specific model configurations in tandem with multiple growth patterns in Stock Synthesis 3 (which he developed). In addition, we thank Ian Taylor, Chantel Wetzel, Melissa Haltuch, and Cody Szuwalski for their comments on this manuscript, as well as the Gulf of Alaska Plan Team members and the North Pacific Fishery management Council Scientific and Statistical Committee. Delsa Anderl and Beth Matta provided age data support and discussions, the Alaska Fisheries Science Center Age and Growth, RACE and FMA Divisions provided ageing of otoliths, survey and fishery observer data. Fishery observers in the GOA collected valuable biological samples from fishing vessels. In addition, the NMFS Alaska Regional Office provided catch accounting and catch data and PSMFC processed and made data available in user-friendly formats. </w:t>
      </w:r>
    </w:p>
    <w:p w14:paraId="53BC1729" w14:textId="40368C5B" w:rsidR="000836DF" w:rsidRDefault="000836DF" w:rsidP="000836DF">
      <w:pPr>
        <w:pStyle w:val="Heading2"/>
      </w:pPr>
      <w:r>
        <w:lastRenderedPageBreak/>
        <w:t>Sources Cited</w:t>
      </w:r>
    </w:p>
    <w:p w14:paraId="085D7363" w14:textId="77777777" w:rsidR="00F33CDE" w:rsidRPr="00F33CDE" w:rsidRDefault="001A29CC" w:rsidP="00F33CDE">
      <w:pPr>
        <w:pStyle w:val="Bibliography"/>
        <w:rPr>
          <w:rFonts w:cs="Times New Roman"/>
        </w:rPr>
      </w:pPr>
      <w:r>
        <w:fldChar w:fldCharType="begin"/>
      </w:r>
      <w:r w:rsidR="000478E9">
        <w:instrText xml:space="preserve"> ADDIN ZOTERO_BIBL {"uncited":[],"omitted":[],"custom":[]} CSL_BIBLIOGRAPHY </w:instrText>
      </w:r>
      <w:r>
        <w:fldChar w:fldCharType="separate"/>
      </w:r>
      <w:r w:rsidR="00F33CDE" w:rsidRPr="00F33CDE">
        <w:rPr>
          <w:rFonts w:cs="Times New Roman"/>
        </w:rPr>
        <w:t>Abookire, A.A., 2006. Reproductive biology, spawning season, and growth of female rex sole (Glyptocephalus zachirus) in the Gulf of Alaska. Fish. Bull. 104, 350–359.</w:t>
      </w:r>
    </w:p>
    <w:p w14:paraId="0420614E" w14:textId="77777777" w:rsidR="00F33CDE" w:rsidRPr="00F33CDE" w:rsidRDefault="00F33CDE" w:rsidP="00F33CDE">
      <w:pPr>
        <w:pStyle w:val="Bibliography"/>
        <w:rPr>
          <w:rFonts w:cs="Times New Roman"/>
        </w:rPr>
      </w:pPr>
      <w:r w:rsidRPr="00F33CDE">
        <w:rPr>
          <w:rFonts w:cs="Times New Roman"/>
        </w:rPr>
        <w:t>Abookire, A.A., Bailey, K.M., 2007. The distribution of life cycle stages of two deep-water pleuronectids, Dover sole (</w:t>
      </w:r>
      <w:r w:rsidRPr="00F33CDE">
        <w:rPr>
          <w:rFonts w:cs="Times New Roman"/>
          <w:i/>
          <w:iCs/>
        </w:rPr>
        <w:t>Microstomus pacificus</w:t>
      </w:r>
      <w:r w:rsidRPr="00F33CDE">
        <w:rPr>
          <w:rFonts w:cs="Times New Roman"/>
        </w:rPr>
        <w:t>) and rex sole (</w:t>
      </w:r>
      <w:r w:rsidRPr="00F33CDE">
        <w:rPr>
          <w:rFonts w:cs="Times New Roman"/>
          <w:i/>
          <w:iCs/>
        </w:rPr>
        <w:t>Glyptocephalus zachirus</w:t>
      </w:r>
      <w:r w:rsidRPr="00F33CDE">
        <w:rPr>
          <w:rFonts w:cs="Times New Roman"/>
        </w:rPr>
        <w:t>), at the northern extent of their range in the Gulf of Alaska. J. Sea Res., Proceedings of the Sixth International Symposium on Flatfish Ecology, Part I 57, 198–208. https://doi.org/10.1016/j.seares.2006.08.004</w:t>
      </w:r>
    </w:p>
    <w:p w14:paraId="6941939F" w14:textId="77777777" w:rsidR="00F33CDE" w:rsidRPr="00F33CDE" w:rsidRDefault="00F33CDE" w:rsidP="00F33CDE">
      <w:pPr>
        <w:pStyle w:val="Bibliography"/>
        <w:rPr>
          <w:rFonts w:cs="Times New Roman"/>
        </w:rPr>
      </w:pPr>
      <w:r w:rsidRPr="00F33CDE">
        <w:rPr>
          <w:rFonts w:cs="Times New Roman"/>
        </w:rPr>
        <w:t>Cadrin, S.X., 2020. Defining spatial structure for fishery stock assessment. Fish. Res. 221, 105397. https://doi.org/10.1016/j.fishres.2019.105397</w:t>
      </w:r>
    </w:p>
    <w:p w14:paraId="13C93400" w14:textId="77777777" w:rsidR="00F33CDE" w:rsidRPr="00F33CDE" w:rsidRDefault="00F33CDE" w:rsidP="00F33CDE">
      <w:pPr>
        <w:pStyle w:val="Bibliography"/>
        <w:rPr>
          <w:rFonts w:cs="Times New Roman"/>
        </w:rPr>
      </w:pPr>
      <w:r w:rsidRPr="00F33CDE">
        <w:rPr>
          <w:rFonts w:cs="Times New Roman"/>
        </w:rPr>
        <w:t>Cope, J.M., Punt, A.E., 2011. Reconciling stock assessment and management scales under conditions of spatially varying catch histories. Fish. Res. 107, 22–38. https://doi.org/10.1016/j.fishres.2010.10.002</w:t>
      </w:r>
    </w:p>
    <w:p w14:paraId="28DC936E" w14:textId="77777777" w:rsidR="00F33CDE" w:rsidRPr="00F33CDE" w:rsidRDefault="00F33CDE" w:rsidP="00F33CDE">
      <w:pPr>
        <w:pStyle w:val="Bibliography"/>
        <w:rPr>
          <w:rFonts w:cs="Times New Roman"/>
        </w:rPr>
      </w:pPr>
      <w:r w:rsidRPr="00F33CDE">
        <w:rPr>
          <w:rFonts w:cs="Times New Roman"/>
        </w:rPr>
        <w:t>Correa, G.M., McGilliard, C.R., Ciannelli, L., Fuentes, C., 2021. Spatial and temporal variability in somatic growth in fisheries stock assessment models: evaluating the consequences of misspecification. ICES J. Mar. Sci. 78, 1900–1908. https://doi.org/10.1093/icesjms/fsab096</w:t>
      </w:r>
    </w:p>
    <w:p w14:paraId="3110BBFA" w14:textId="77777777" w:rsidR="00F33CDE" w:rsidRPr="00F33CDE" w:rsidRDefault="00F33CDE" w:rsidP="00F33CDE">
      <w:pPr>
        <w:pStyle w:val="Bibliography"/>
        <w:rPr>
          <w:rFonts w:cs="Times New Roman"/>
        </w:rPr>
      </w:pPr>
      <w:r w:rsidRPr="00F33CDE">
        <w:rPr>
          <w:rFonts w:cs="Times New Roman"/>
        </w:rPr>
        <w:t>Francis, R.I.C.C., 2011. Data weighting in statistical fisheries stock assessment models. Can. J. Fish. Aquat. Sci. 68, 1124–1138. https://doi.org/10.1139/f2011-025</w:t>
      </w:r>
    </w:p>
    <w:p w14:paraId="6A083791" w14:textId="77777777" w:rsidR="00F33CDE" w:rsidRPr="00F33CDE" w:rsidRDefault="00F33CDE" w:rsidP="00F33CDE">
      <w:pPr>
        <w:pStyle w:val="Bibliography"/>
        <w:rPr>
          <w:rFonts w:cs="Times New Roman"/>
        </w:rPr>
      </w:pPr>
      <w:r w:rsidRPr="00F33CDE">
        <w:rPr>
          <w:rFonts w:cs="Times New Roman"/>
        </w:rPr>
        <w:t>Gertseva, V., Matson, S.E., Cope, J., 2017. Spatial growth variability in marine fish: example from Northeast Pacific groundfish. ICES J. Mar. Sci. 74, 1602–1613. https://doi.org/10.1093/icesjms/fsx016</w:t>
      </w:r>
    </w:p>
    <w:p w14:paraId="58489608" w14:textId="77777777" w:rsidR="00F33CDE" w:rsidRPr="00F33CDE" w:rsidRDefault="00F33CDE" w:rsidP="00F33CDE">
      <w:pPr>
        <w:pStyle w:val="Bibliography"/>
        <w:rPr>
          <w:rFonts w:cs="Times New Roman"/>
        </w:rPr>
      </w:pPr>
      <w:r w:rsidRPr="00F33CDE">
        <w:rPr>
          <w:rFonts w:cs="Times New Roman"/>
        </w:rPr>
        <w:t>Goethel, D.R., Quinn, T.J., Cadrin, S.X., 2011. Incorporating Spatial Structure in Stock Assessment: Movement Modeling in Marine Fish Population Dynamics. Rev. Fish. Sci. 19, 119–136. https://doi.org/10.1080/10641262.2011.557451</w:t>
      </w:r>
    </w:p>
    <w:p w14:paraId="73B0A15F" w14:textId="77777777" w:rsidR="00F33CDE" w:rsidRPr="00F33CDE" w:rsidRDefault="00F33CDE" w:rsidP="00F33CDE">
      <w:pPr>
        <w:pStyle w:val="Bibliography"/>
        <w:rPr>
          <w:rFonts w:cs="Times New Roman"/>
        </w:rPr>
      </w:pPr>
      <w:r w:rsidRPr="00F33CDE">
        <w:rPr>
          <w:rFonts w:cs="Times New Roman"/>
        </w:rPr>
        <w:t>Kapur, M., Haltuch, M., Connors, B., Rogers, L., Berger, A., Koontz, E., Cope, J., Echave, K., Fenske, K., Hanselman, D., Punt, A.E., 2020. Oceanographic features delineate growth zonation in Northeast Pacific sablefish. Fish. Res. 222, 105414. https://doi.org/10.1016/j.fishres.2019.105414</w:t>
      </w:r>
    </w:p>
    <w:p w14:paraId="5A2BAC00" w14:textId="77777777" w:rsidR="00F33CDE" w:rsidRPr="00F33CDE" w:rsidRDefault="00F33CDE" w:rsidP="00F33CDE">
      <w:pPr>
        <w:pStyle w:val="Bibliography"/>
        <w:rPr>
          <w:rFonts w:cs="Times New Roman"/>
        </w:rPr>
      </w:pPr>
      <w:r w:rsidRPr="00F33CDE">
        <w:rPr>
          <w:rFonts w:cs="Times New Roman"/>
        </w:rPr>
        <w:t>Kerr, L.A., Cadrin, S.X., Kovach, A.I., 2014. Consequences of a mismatch between biological and management units on our perception of Atlantic cod off New England. ICES J. Mar. Sci. 71, 1366–1381. https://doi.org/10.1093/icesjms/fsu113</w:t>
      </w:r>
    </w:p>
    <w:p w14:paraId="58726AD1" w14:textId="77777777" w:rsidR="00F33CDE" w:rsidRPr="00F33CDE" w:rsidRDefault="00F33CDE" w:rsidP="00F33CDE">
      <w:pPr>
        <w:pStyle w:val="Bibliography"/>
        <w:rPr>
          <w:rFonts w:cs="Times New Roman"/>
        </w:rPr>
      </w:pPr>
      <w:r w:rsidRPr="00F33CDE">
        <w:rPr>
          <w:rFonts w:cs="Times New Roman"/>
        </w:rPr>
        <w:t>Kuriyama, P.T., Ono, K., Hurtado-Ferro, F., Hicks, A.C., Taylor, I.G., Licandeo, R.R., Johnson, K.F., Anderson, S.C., Monnahan, C.C., Rudd, M.B., Stawitz, C.C., Valero, J.L., 2016. An empirical weight-at-age approach reduces estimation bias compared to modeling parametric growth in integrated, statistical stock assessment models when growth is time varying. Fish. Res., Growth: theory, estimation, and application in fishery stock assessment models 180, 119–127. https://doi.org/10.1016/j.fishres.2015.09.007</w:t>
      </w:r>
    </w:p>
    <w:p w14:paraId="3878C691" w14:textId="77777777" w:rsidR="00F33CDE" w:rsidRPr="00F33CDE" w:rsidRDefault="00F33CDE" w:rsidP="00F33CDE">
      <w:pPr>
        <w:pStyle w:val="Bibliography"/>
        <w:rPr>
          <w:rFonts w:cs="Times New Roman"/>
        </w:rPr>
      </w:pPr>
      <w:r w:rsidRPr="00F33CDE">
        <w:rPr>
          <w:rFonts w:cs="Times New Roman"/>
        </w:rPr>
        <w:t>Maunder, M.N., Punt, A.E., 2013. A review of integrated analysis in fisheries stock assessment. Fish. Res. 142, 61–74. https://doi.org/10.1016/j.fishres.2012.07.025</w:t>
      </w:r>
    </w:p>
    <w:p w14:paraId="0C667F12" w14:textId="77777777" w:rsidR="00F33CDE" w:rsidRPr="00F33CDE" w:rsidRDefault="00F33CDE" w:rsidP="00F33CDE">
      <w:pPr>
        <w:pStyle w:val="Bibliography"/>
        <w:rPr>
          <w:rFonts w:cs="Times New Roman"/>
        </w:rPr>
      </w:pPr>
      <w:r w:rsidRPr="00F33CDE">
        <w:rPr>
          <w:rFonts w:cs="Times New Roman"/>
        </w:rPr>
        <w:t>McGilliard, C., Palsson, W., Stockhausen, W.T., 2015. Assessment of the Rex Sole Stock in the Gulf of Alaska. In Stock Assessment and Fishery Evaluation Report for the Groundfish Resources of the Gulf of Alaska.</w:t>
      </w:r>
    </w:p>
    <w:p w14:paraId="53259993" w14:textId="77777777" w:rsidR="00F33CDE" w:rsidRPr="00F33CDE" w:rsidRDefault="00F33CDE" w:rsidP="00F33CDE">
      <w:pPr>
        <w:pStyle w:val="Bibliography"/>
        <w:rPr>
          <w:rFonts w:cs="Times New Roman"/>
        </w:rPr>
      </w:pPr>
      <w:r w:rsidRPr="00F33CDE">
        <w:rPr>
          <w:rFonts w:cs="Times New Roman"/>
        </w:rPr>
        <w:t>McGilliard, C.R., Hilborn, R., 2008. Modeling no-take marine reserves in regulated fisheries: assessing the role of larval dispersal. Can. J. Fish. Aquat. Sci. 65, 2509–2523. https://doi.org/10.1139/F08-150</w:t>
      </w:r>
    </w:p>
    <w:p w14:paraId="6481738B" w14:textId="77777777" w:rsidR="00F33CDE" w:rsidRPr="00F33CDE" w:rsidRDefault="00F33CDE" w:rsidP="00F33CDE">
      <w:pPr>
        <w:pStyle w:val="Bibliography"/>
        <w:rPr>
          <w:rFonts w:cs="Times New Roman"/>
        </w:rPr>
      </w:pPr>
      <w:r w:rsidRPr="00F33CDE">
        <w:rPr>
          <w:rFonts w:cs="Times New Roman"/>
        </w:rPr>
        <w:t>McGilliard, C.R., Punt, A.E., Methot, R.D., Hilborn, R., 2015. Accounting for marine reserves using spatial stock assessments. Can. J. Fish. Aquat. Sci. 72, 262–280. https://doi.org/10.1139/cjfas-2013-0364</w:t>
      </w:r>
    </w:p>
    <w:p w14:paraId="553A7EDA" w14:textId="77777777" w:rsidR="00F33CDE" w:rsidRPr="00F33CDE" w:rsidRDefault="00F33CDE" w:rsidP="00F33CDE">
      <w:pPr>
        <w:pStyle w:val="Bibliography"/>
        <w:rPr>
          <w:rFonts w:cs="Times New Roman"/>
        </w:rPr>
      </w:pPr>
      <w:r w:rsidRPr="00F33CDE">
        <w:rPr>
          <w:rFonts w:cs="Times New Roman"/>
        </w:rPr>
        <w:t>Mecklenburg, C.W., Mecklenburg, T.A., Thorstein, L.K., 2002. Fishes of Alaska. American Fisheries Society, Bethesda, Maryland.</w:t>
      </w:r>
    </w:p>
    <w:p w14:paraId="4021457D" w14:textId="77777777" w:rsidR="00F33CDE" w:rsidRPr="00F33CDE" w:rsidRDefault="00F33CDE" w:rsidP="00F33CDE">
      <w:pPr>
        <w:pStyle w:val="Bibliography"/>
        <w:rPr>
          <w:rFonts w:cs="Times New Roman"/>
        </w:rPr>
      </w:pPr>
      <w:r w:rsidRPr="00F33CDE">
        <w:rPr>
          <w:rFonts w:cs="Times New Roman"/>
        </w:rPr>
        <w:lastRenderedPageBreak/>
        <w:t>Methot, R.D., Wetzel, C.R., 2013. Stock synthesis: A biological and statistical framework for fish stock assessment and fishery management. Fish. Res. 142, 86–99. https://doi.org/10.1016/j.fishres.2012.10.012</w:t>
      </w:r>
    </w:p>
    <w:p w14:paraId="5773B383" w14:textId="77777777" w:rsidR="00F33CDE" w:rsidRPr="00F33CDE" w:rsidRDefault="00F33CDE" w:rsidP="00F33CDE">
      <w:pPr>
        <w:pStyle w:val="Bibliography"/>
        <w:rPr>
          <w:rFonts w:cs="Times New Roman"/>
        </w:rPr>
      </w:pPr>
      <w:r w:rsidRPr="00F33CDE">
        <w:rPr>
          <w:rFonts w:cs="Times New Roman"/>
        </w:rPr>
        <w:t>Pearcy, W.G., Hosie, M.J., Richardson, S.L., 1977. Distribution and duration of pelagic life of larvae of Dover sole, Microstomus Pacificus; rex sole, Glyptocephalus Zachirus; and Petrale sole, Eopsetta Jordani, in waters off Oregon. Fish. Bull. 75, 173–184.</w:t>
      </w:r>
    </w:p>
    <w:p w14:paraId="0CBA8009" w14:textId="77777777" w:rsidR="00F33CDE" w:rsidRPr="00F33CDE" w:rsidRDefault="00F33CDE" w:rsidP="00F33CDE">
      <w:pPr>
        <w:pStyle w:val="Bibliography"/>
        <w:rPr>
          <w:rFonts w:cs="Times New Roman"/>
        </w:rPr>
      </w:pPr>
      <w:r w:rsidRPr="00F33CDE">
        <w:rPr>
          <w:rFonts w:cs="Times New Roman"/>
        </w:rPr>
        <w:t>Punt, A.E., 2019. Spatial stock assessment methods: A viewpoint on current issues and assumptions. Fish. Res. 213, 132–143. https://doi.org/10.1016/j.fishres.2019.01.014</w:t>
      </w:r>
    </w:p>
    <w:p w14:paraId="69CE8BC5" w14:textId="77777777" w:rsidR="00F33CDE" w:rsidRPr="00F33CDE" w:rsidRDefault="00F33CDE" w:rsidP="00F33CDE">
      <w:pPr>
        <w:pStyle w:val="Bibliography"/>
        <w:rPr>
          <w:rFonts w:cs="Times New Roman"/>
        </w:rPr>
      </w:pPr>
      <w:r w:rsidRPr="00F33CDE">
        <w:rPr>
          <w:rFonts w:cs="Times New Roman"/>
        </w:rPr>
        <w:t>Punt, A.E., Haddon, M., Tuck, G.N., 2015. Which assessment configurations perform best in the face of spatial heterogeneity in fishing mortality, growth and recruitment? A case study based on pink ling in Australia. Fish. Res. 168, 85–99. https://doi.org/10.1016/j.fishres.2015.04.002</w:t>
      </w:r>
    </w:p>
    <w:p w14:paraId="33D4EEBE" w14:textId="77777777" w:rsidR="00F33CDE" w:rsidRPr="00F33CDE" w:rsidRDefault="00F33CDE" w:rsidP="00F33CDE">
      <w:pPr>
        <w:pStyle w:val="Bibliography"/>
        <w:rPr>
          <w:rFonts w:cs="Times New Roman"/>
        </w:rPr>
      </w:pPr>
      <w:r w:rsidRPr="00F33CDE">
        <w:rPr>
          <w:rFonts w:cs="Times New Roman"/>
        </w:rPr>
        <w:t>Stawitz, C.C., Haltuch, M.A., Johnson, K.F., 2019. How does growth misspecification affect management advice derived from an integrated fisheries stock assessment model? Fish. Res. 213, 12–21. https://doi.org/10.1016/j.fishres.2019.01.004</w:t>
      </w:r>
    </w:p>
    <w:p w14:paraId="0AD7B143" w14:textId="77777777" w:rsidR="00F33CDE" w:rsidRPr="00F33CDE" w:rsidRDefault="00F33CDE" w:rsidP="00F33CDE">
      <w:pPr>
        <w:pStyle w:val="Bibliography"/>
        <w:rPr>
          <w:rFonts w:cs="Times New Roman"/>
        </w:rPr>
      </w:pPr>
      <w:r w:rsidRPr="00F33CDE">
        <w:rPr>
          <w:rFonts w:cs="Times New Roman"/>
        </w:rPr>
        <w:t>Stockhausen, W.T., Wilkins, M.E., Martin, M.H., 2011. Assessment of the rex sole stock in the Gulf of Alaska. In Stock Assessment and Fishery Evaluation Report for the Groundfish Resources of the Gulf of Alaska.</w:t>
      </w:r>
    </w:p>
    <w:p w14:paraId="07B36869" w14:textId="25CB1FD6" w:rsidR="001A29CC" w:rsidRPr="001A29CC" w:rsidRDefault="001A29CC" w:rsidP="001A29CC">
      <w:r>
        <w:fldChar w:fldCharType="end"/>
      </w:r>
    </w:p>
    <w:p w14:paraId="6E13892A" w14:textId="77777777" w:rsidR="00162257" w:rsidRDefault="00162257">
      <w:pPr>
        <w:spacing w:after="160" w:line="259" w:lineRule="auto"/>
        <w:rPr>
          <w:rFonts w:eastAsiaTheme="majorEastAsia" w:cstheme="majorBidi"/>
          <w:b/>
          <w:sz w:val="28"/>
        </w:rPr>
      </w:pPr>
      <w:r>
        <w:br w:type="page"/>
      </w:r>
    </w:p>
    <w:p w14:paraId="68AD4175" w14:textId="6C82B981" w:rsidR="00C44F7E" w:rsidRDefault="00C44F7E" w:rsidP="00C44F7E">
      <w:pPr>
        <w:pStyle w:val="Heading2"/>
      </w:pPr>
      <w:r>
        <w:lastRenderedPageBreak/>
        <w:t>Tables</w:t>
      </w:r>
    </w:p>
    <w:p w14:paraId="2A458309" w14:textId="7F42CD7E" w:rsidR="003C48BC" w:rsidRDefault="00EC40E0" w:rsidP="00EC40E0">
      <w:pPr>
        <w:pStyle w:val="Tables"/>
      </w:pPr>
      <w:bookmarkStart w:id="287" w:name="_Ref164080375"/>
      <w:commentRangeStart w:id="288"/>
      <w:r>
        <w:t xml:space="preserve">Table </w:t>
      </w:r>
      <w:r w:rsidR="00F328F1">
        <w:fldChar w:fldCharType="begin"/>
      </w:r>
      <w:r w:rsidR="00F328F1">
        <w:instrText xml:space="preserve"> SEQ Table \* ARABIC </w:instrText>
      </w:r>
      <w:r w:rsidR="00F328F1">
        <w:fldChar w:fldCharType="separate"/>
      </w:r>
      <w:r w:rsidR="00F1388F">
        <w:rPr>
          <w:noProof/>
        </w:rPr>
        <w:t>1</w:t>
      </w:r>
      <w:r w:rsidR="00F328F1">
        <w:rPr>
          <w:noProof/>
        </w:rPr>
        <w:fldChar w:fldCharType="end"/>
      </w:r>
      <w:bookmarkEnd w:id="287"/>
      <w:r w:rsidR="003C48BC">
        <w:t>.</w:t>
      </w:r>
      <w:r w:rsidR="00506C3D">
        <w:t xml:space="preserve"> Data sources used in each model configuration</w:t>
      </w:r>
      <w:commentRangeEnd w:id="288"/>
      <w:r w:rsidR="004C7FDA">
        <w:rPr>
          <w:rStyle w:val="CommentReference"/>
          <w:rFonts w:eastAsiaTheme="minorHAnsi" w:cstheme="minorBidi"/>
        </w:rPr>
        <w:commentReference w:id="288"/>
      </w:r>
    </w:p>
    <w:tbl>
      <w:tblPr>
        <w:tblW w:w="9360" w:type="dxa"/>
        <w:tblLook w:val="04A0" w:firstRow="1" w:lastRow="0" w:firstColumn="1" w:lastColumn="0" w:noHBand="0" w:noVBand="1"/>
      </w:tblPr>
      <w:tblGrid>
        <w:gridCol w:w="2459"/>
        <w:gridCol w:w="2271"/>
        <w:gridCol w:w="4630"/>
      </w:tblGrid>
      <w:tr w:rsidR="003C48BC" w:rsidRPr="00C119FC" w14:paraId="4A674C4D" w14:textId="77777777" w:rsidTr="00937F04">
        <w:trPr>
          <w:trHeight w:val="315"/>
        </w:trPr>
        <w:tc>
          <w:tcPr>
            <w:tcW w:w="2459" w:type="dxa"/>
            <w:tcBorders>
              <w:top w:val="single" w:sz="4" w:space="0" w:color="auto"/>
              <w:left w:val="nil"/>
              <w:bottom w:val="single" w:sz="8" w:space="0" w:color="auto"/>
              <w:right w:val="nil"/>
            </w:tcBorders>
            <w:shd w:val="clear" w:color="000000" w:fill="FFFFFF"/>
            <w:noWrap/>
            <w:vAlign w:val="bottom"/>
            <w:hideMark/>
          </w:tcPr>
          <w:p w14:paraId="43C863F2"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Source</w:t>
            </w:r>
          </w:p>
        </w:tc>
        <w:tc>
          <w:tcPr>
            <w:tcW w:w="2271" w:type="dxa"/>
            <w:tcBorders>
              <w:top w:val="single" w:sz="4" w:space="0" w:color="auto"/>
              <w:left w:val="nil"/>
              <w:bottom w:val="single" w:sz="8" w:space="0" w:color="auto"/>
              <w:right w:val="nil"/>
            </w:tcBorders>
            <w:shd w:val="clear" w:color="000000" w:fill="FFFFFF"/>
            <w:noWrap/>
            <w:vAlign w:val="bottom"/>
            <w:hideMark/>
          </w:tcPr>
          <w:p w14:paraId="79AF052A"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Data</w:t>
            </w:r>
          </w:p>
        </w:tc>
        <w:tc>
          <w:tcPr>
            <w:tcW w:w="4630" w:type="dxa"/>
            <w:tcBorders>
              <w:top w:val="single" w:sz="4" w:space="0" w:color="auto"/>
              <w:left w:val="nil"/>
              <w:bottom w:val="single" w:sz="8" w:space="0" w:color="auto"/>
              <w:right w:val="nil"/>
            </w:tcBorders>
            <w:shd w:val="clear" w:color="000000" w:fill="FFFFFF"/>
            <w:noWrap/>
            <w:vAlign w:val="bottom"/>
            <w:hideMark/>
          </w:tcPr>
          <w:p w14:paraId="4A661CAF"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Years</w:t>
            </w:r>
          </w:p>
        </w:tc>
      </w:tr>
      <w:tr w:rsidR="003C48BC" w:rsidRPr="00C119FC" w14:paraId="6F764DA6" w14:textId="77777777" w:rsidTr="00937F04">
        <w:trPr>
          <w:trHeight w:val="300"/>
        </w:trPr>
        <w:tc>
          <w:tcPr>
            <w:tcW w:w="2459" w:type="dxa"/>
            <w:tcBorders>
              <w:top w:val="nil"/>
              <w:left w:val="nil"/>
              <w:bottom w:val="nil"/>
              <w:right w:val="nil"/>
            </w:tcBorders>
            <w:shd w:val="clear" w:color="000000" w:fill="FFFFFF"/>
            <w:noWrap/>
            <w:vAlign w:val="bottom"/>
            <w:hideMark/>
          </w:tcPr>
          <w:p w14:paraId="77E700E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NMFS Groundfish Survey</w:t>
            </w:r>
          </w:p>
        </w:tc>
        <w:tc>
          <w:tcPr>
            <w:tcW w:w="2271" w:type="dxa"/>
            <w:tcBorders>
              <w:top w:val="nil"/>
              <w:left w:val="nil"/>
              <w:bottom w:val="nil"/>
              <w:right w:val="nil"/>
            </w:tcBorders>
            <w:shd w:val="clear" w:color="000000" w:fill="FFFFFF"/>
            <w:noWrap/>
            <w:vAlign w:val="bottom"/>
            <w:hideMark/>
          </w:tcPr>
          <w:p w14:paraId="741BBE4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Survey Biomass</w:t>
            </w:r>
          </w:p>
        </w:tc>
        <w:tc>
          <w:tcPr>
            <w:tcW w:w="4630" w:type="dxa"/>
            <w:tcBorders>
              <w:top w:val="nil"/>
              <w:left w:val="nil"/>
              <w:bottom w:val="nil"/>
              <w:right w:val="nil"/>
            </w:tcBorders>
            <w:shd w:val="clear" w:color="000000" w:fill="FFFFFF"/>
            <w:noWrap/>
            <w:vAlign w:val="bottom"/>
            <w:hideMark/>
          </w:tcPr>
          <w:p w14:paraId="67602B9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65C69597" w14:textId="77777777" w:rsidTr="00937F04">
        <w:trPr>
          <w:trHeight w:val="300"/>
        </w:trPr>
        <w:tc>
          <w:tcPr>
            <w:tcW w:w="2459" w:type="dxa"/>
            <w:tcBorders>
              <w:top w:val="nil"/>
              <w:left w:val="nil"/>
              <w:bottom w:val="nil"/>
              <w:right w:val="nil"/>
            </w:tcBorders>
            <w:shd w:val="clear" w:color="000000" w:fill="FFFFFF"/>
            <w:noWrap/>
            <w:vAlign w:val="bottom"/>
            <w:hideMark/>
          </w:tcPr>
          <w:p w14:paraId="288DBFC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61042E4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Ages Conditioned on Length</w:t>
            </w:r>
          </w:p>
        </w:tc>
        <w:tc>
          <w:tcPr>
            <w:tcW w:w="4630" w:type="dxa"/>
            <w:tcBorders>
              <w:top w:val="nil"/>
              <w:left w:val="nil"/>
              <w:bottom w:val="nil"/>
              <w:right w:val="nil"/>
            </w:tcBorders>
            <w:shd w:val="clear" w:color="000000" w:fill="FFFFFF"/>
            <w:noWrap/>
            <w:vAlign w:val="bottom"/>
            <w:hideMark/>
          </w:tcPr>
          <w:p w14:paraId="786F6D72"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77FDC2B8" w14:textId="77777777" w:rsidTr="00937F04">
        <w:trPr>
          <w:trHeight w:val="300"/>
        </w:trPr>
        <w:tc>
          <w:tcPr>
            <w:tcW w:w="2459" w:type="dxa"/>
            <w:tcBorders>
              <w:top w:val="nil"/>
              <w:left w:val="nil"/>
              <w:bottom w:val="nil"/>
              <w:right w:val="nil"/>
            </w:tcBorders>
            <w:shd w:val="clear" w:color="000000" w:fill="FFFFFF"/>
            <w:noWrap/>
            <w:vAlign w:val="bottom"/>
          </w:tcPr>
          <w:p w14:paraId="0E65A058"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nil"/>
              <w:right w:val="nil"/>
            </w:tcBorders>
            <w:shd w:val="clear" w:color="000000" w:fill="FFFFFF"/>
            <w:noWrap/>
            <w:vAlign w:val="bottom"/>
          </w:tcPr>
          <w:p w14:paraId="6BC50551" w14:textId="77777777" w:rsidR="003C48B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nil"/>
              <w:right w:val="nil"/>
            </w:tcBorders>
            <w:shd w:val="clear" w:color="000000" w:fill="FFFFFF"/>
            <w:noWrap/>
            <w:vAlign w:val="bottom"/>
          </w:tcPr>
          <w:p w14:paraId="0069DAD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278E049E" w14:textId="77777777" w:rsidTr="00937F04">
        <w:trPr>
          <w:trHeight w:val="300"/>
        </w:trPr>
        <w:tc>
          <w:tcPr>
            <w:tcW w:w="2459" w:type="dxa"/>
            <w:tcBorders>
              <w:top w:val="nil"/>
              <w:left w:val="nil"/>
              <w:bottom w:val="single" w:sz="4" w:space="0" w:color="auto"/>
              <w:right w:val="nil"/>
            </w:tcBorders>
            <w:shd w:val="clear" w:color="000000" w:fill="FFFFFF"/>
            <w:noWrap/>
            <w:vAlign w:val="bottom"/>
            <w:hideMark/>
          </w:tcPr>
          <w:p w14:paraId="5D2411C4"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single" w:sz="4" w:space="0" w:color="auto"/>
              <w:right w:val="nil"/>
            </w:tcBorders>
            <w:shd w:val="clear" w:color="000000" w:fill="FFFFFF"/>
            <w:noWrap/>
            <w:vAlign w:val="bottom"/>
            <w:hideMark/>
          </w:tcPr>
          <w:p w14:paraId="4BCA7D45"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Length Composition</w:t>
            </w:r>
          </w:p>
        </w:tc>
        <w:tc>
          <w:tcPr>
            <w:tcW w:w="4630" w:type="dxa"/>
            <w:tcBorders>
              <w:top w:val="nil"/>
              <w:left w:val="nil"/>
              <w:bottom w:val="single" w:sz="4" w:space="0" w:color="auto"/>
              <w:right w:val="nil"/>
            </w:tcBorders>
            <w:shd w:val="clear" w:color="000000" w:fill="FFFFFF"/>
            <w:noWrap/>
            <w:vAlign w:val="bottom"/>
            <w:hideMark/>
          </w:tcPr>
          <w:p w14:paraId="32349D94"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58579F33" w14:textId="77777777" w:rsidTr="00937F04">
        <w:trPr>
          <w:trHeight w:val="300"/>
        </w:trPr>
        <w:tc>
          <w:tcPr>
            <w:tcW w:w="2459" w:type="dxa"/>
            <w:tcBorders>
              <w:top w:val="nil"/>
              <w:left w:val="nil"/>
              <w:bottom w:val="nil"/>
              <w:right w:val="nil"/>
            </w:tcBorders>
            <w:shd w:val="clear" w:color="000000" w:fill="FFFFFF"/>
            <w:noWrap/>
            <w:vAlign w:val="bottom"/>
            <w:hideMark/>
          </w:tcPr>
          <w:p w14:paraId="0E53F0AD"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U.S. Trawl Fisheries</w:t>
            </w:r>
          </w:p>
        </w:tc>
        <w:tc>
          <w:tcPr>
            <w:tcW w:w="2271" w:type="dxa"/>
            <w:tcBorders>
              <w:top w:val="nil"/>
              <w:left w:val="nil"/>
              <w:bottom w:val="nil"/>
              <w:right w:val="nil"/>
            </w:tcBorders>
            <w:shd w:val="clear" w:color="000000" w:fill="FFFFFF"/>
            <w:noWrap/>
            <w:vAlign w:val="bottom"/>
            <w:hideMark/>
          </w:tcPr>
          <w:p w14:paraId="4544D711"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Catch</w:t>
            </w:r>
          </w:p>
        </w:tc>
        <w:tc>
          <w:tcPr>
            <w:tcW w:w="4630" w:type="dxa"/>
            <w:tcBorders>
              <w:top w:val="nil"/>
              <w:left w:val="nil"/>
              <w:bottom w:val="nil"/>
              <w:right w:val="nil"/>
            </w:tcBorders>
            <w:shd w:val="clear" w:color="000000" w:fill="FFFFFF"/>
            <w:noWrap/>
            <w:vAlign w:val="bottom"/>
            <w:hideMark/>
          </w:tcPr>
          <w:p w14:paraId="7CFB862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1982-2021 (Sept 26, 2021-Dec 31, 2021 projected)</w:t>
            </w:r>
          </w:p>
        </w:tc>
      </w:tr>
      <w:tr w:rsidR="003C48BC" w:rsidRPr="00C119FC" w14:paraId="0085AE76" w14:textId="77777777" w:rsidTr="00937F04">
        <w:trPr>
          <w:trHeight w:val="315"/>
        </w:trPr>
        <w:tc>
          <w:tcPr>
            <w:tcW w:w="2459" w:type="dxa"/>
            <w:tcBorders>
              <w:top w:val="nil"/>
              <w:left w:val="nil"/>
              <w:bottom w:val="nil"/>
              <w:right w:val="nil"/>
            </w:tcBorders>
            <w:shd w:val="clear" w:color="000000" w:fill="FFFFFF"/>
            <w:noWrap/>
            <w:vAlign w:val="bottom"/>
            <w:hideMark/>
          </w:tcPr>
          <w:p w14:paraId="3483578C"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2DC25E8B" w14:textId="77777777" w:rsidR="003C48BC" w:rsidRPr="00E7722A" w:rsidRDefault="003C48BC" w:rsidP="00937F04">
            <w:pPr>
              <w:keepNext/>
              <w:keepLines/>
              <w:spacing w:after="0"/>
              <w:rPr>
                <w:rFonts w:eastAsia="Times New Roman" w:cs="Times New Roman"/>
                <w:color w:val="000000"/>
                <w:vertAlign w:val="superscript"/>
              </w:rPr>
            </w:pPr>
            <w:r w:rsidRPr="00C119FC">
              <w:rPr>
                <w:rFonts w:eastAsia="Times New Roman" w:cs="Times New Roman"/>
                <w:color w:val="000000"/>
              </w:rPr>
              <w:t>Length Composition</w:t>
            </w:r>
            <w:r>
              <w:rPr>
                <w:rFonts w:eastAsia="Times New Roman" w:cs="Times New Roman"/>
                <w:color w:val="000000"/>
                <w:vertAlign w:val="superscript"/>
              </w:rPr>
              <w:t>+</w:t>
            </w:r>
          </w:p>
        </w:tc>
        <w:tc>
          <w:tcPr>
            <w:tcW w:w="4630" w:type="dxa"/>
            <w:tcBorders>
              <w:top w:val="nil"/>
              <w:left w:val="nil"/>
              <w:bottom w:val="nil"/>
              <w:right w:val="nil"/>
            </w:tcBorders>
            <w:shd w:val="clear" w:color="000000" w:fill="FFFFFF"/>
            <w:noWrap/>
            <w:vAlign w:val="bottom"/>
            <w:hideMark/>
          </w:tcPr>
          <w:p w14:paraId="14B1B55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1982-1984, 1990-2021</w:t>
            </w:r>
          </w:p>
        </w:tc>
      </w:tr>
      <w:tr w:rsidR="003C48BC" w:rsidRPr="00C119FC" w14:paraId="32B9B98B" w14:textId="77777777" w:rsidTr="00937F04">
        <w:trPr>
          <w:trHeight w:val="315"/>
        </w:trPr>
        <w:tc>
          <w:tcPr>
            <w:tcW w:w="2459" w:type="dxa"/>
            <w:tcBorders>
              <w:top w:val="nil"/>
              <w:left w:val="nil"/>
              <w:bottom w:val="single" w:sz="8" w:space="0" w:color="auto"/>
              <w:right w:val="nil"/>
            </w:tcBorders>
            <w:shd w:val="clear" w:color="000000" w:fill="FFFFFF"/>
            <w:noWrap/>
          </w:tcPr>
          <w:p w14:paraId="238283AA"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single" w:sz="8" w:space="0" w:color="auto"/>
              <w:right w:val="nil"/>
            </w:tcBorders>
            <w:shd w:val="clear" w:color="000000" w:fill="FFFFFF"/>
            <w:noWrap/>
          </w:tcPr>
          <w:p w14:paraId="6101DD5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single" w:sz="8" w:space="0" w:color="auto"/>
              <w:right w:val="nil"/>
            </w:tcBorders>
            <w:shd w:val="clear" w:color="000000" w:fill="FFFFFF"/>
            <w:noWrap/>
          </w:tcPr>
          <w:p w14:paraId="1F9503A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1992,1995,1999,2003,2005,2007,2009,2010,2012 2014-2020</w:t>
            </w:r>
          </w:p>
        </w:tc>
      </w:tr>
    </w:tbl>
    <w:p w14:paraId="39DD7E19" w14:textId="77777777" w:rsidR="00CB5464" w:rsidRPr="00E7722A" w:rsidRDefault="00CB5464" w:rsidP="00CB5464">
      <w:r>
        <w:t xml:space="preserve">*Not included in the objective function; </w:t>
      </w:r>
      <w:r>
        <w:rPr>
          <w:vertAlign w:val="superscript"/>
        </w:rPr>
        <w:t>+</w:t>
      </w:r>
      <w:r>
        <w:t>Not included in the objective function in years when fishery age compositions are available</w:t>
      </w:r>
    </w:p>
    <w:p w14:paraId="6B374E6C" w14:textId="77777777" w:rsidR="003C48BC" w:rsidRPr="003C48BC" w:rsidRDefault="003C48BC" w:rsidP="003C48BC"/>
    <w:p w14:paraId="1A7487AE" w14:textId="77777777" w:rsidR="00182FD9" w:rsidRDefault="00182FD9">
      <w:pPr>
        <w:spacing w:after="160" w:line="259" w:lineRule="auto"/>
      </w:pPr>
      <w:r>
        <w:br w:type="page"/>
      </w:r>
    </w:p>
    <w:p w14:paraId="49FC88E2" w14:textId="560FACBF" w:rsidR="00182FD9" w:rsidRDefault="00182FD9" w:rsidP="00762885">
      <w:pPr>
        <w:pStyle w:val="Tables"/>
      </w:pPr>
      <w:commentRangeStart w:id="289"/>
      <w:r>
        <w:lastRenderedPageBreak/>
        <w:t xml:space="preserve">Table </w:t>
      </w:r>
      <w:r w:rsidR="00F328F1">
        <w:fldChar w:fldCharType="begin"/>
      </w:r>
      <w:r w:rsidR="00F328F1">
        <w:instrText xml:space="preserve"> SEQ Table \* ARABIC </w:instrText>
      </w:r>
      <w:r w:rsidR="00F328F1">
        <w:fldChar w:fldCharType="separate"/>
      </w:r>
      <w:r w:rsidR="00F1388F">
        <w:rPr>
          <w:noProof/>
        </w:rPr>
        <w:t>2</w:t>
      </w:r>
      <w:r w:rsidR="00F328F1">
        <w:rPr>
          <w:noProof/>
        </w:rPr>
        <w:fldChar w:fldCharType="end"/>
      </w:r>
      <w:commentRangeEnd w:id="289"/>
      <w:r w:rsidR="00387765">
        <w:rPr>
          <w:rStyle w:val="CommentReference"/>
          <w:rFonts w:eastAsiaTheme="minorHAnsi" w:cstheme="minorBidi"/>
        </w:rPr>
        <w:commentReference w:id="289"/>
      </w:r>
      <w:r>
        <w:t>. Key management quantities for GOA rex sole: fishing intensity corresponding to a spawning potential ratio of 40% and resulting projected catches for the following year (</w:t>
      </w:r>
      <w:r w:rsidRPr="00182FD9">
        <w:rPr>
          <w:i/>
        </w:rPr>
        <w:t>F</w:t>
      </w:r>
      <w:r w:rsidRPr="00182FD9">
        <w:rPr>
          <w:vertAlign w:val="subscript"/>
        </w:rPr>
        <w:t>SPR</w:t>
      </w:r>
      <w:r>
        <w:t xml:space="preserve"> = </w:t>
      </w:r>
      <w:r w:rsidRPr="00182FD9">
        <w:rPr>
          <w:i/>
        </w:rPr>
        <w:t>F</w:t>
      </w:r>
      <w:r w:rsidRPr="00182FD9">
        <w:rPr>
          <w:vertAlign w:val="subscript"/>
        </w:rPr>
        <w:t>40%</w:t>
      </w:r>
      <w:r>
        <w:t xml:space="preserve"> and catches corresponding to </w:t>
      </w:r>
      <w:r w:rsidRPr="00182FD9">
        <w:rPr>
          <w:i/>
        </w:rPr>
        <w:t>F</w:t>
      </w:r>
      <w:r w:rsidRPr="00182FD9">
        <w:rPr>
          <w:vertAlign w:val="subscript"/>
        </w:rPr>
        <w:t>40%</w:t>
      </w:r>
      <w:r>
        <w:t xml:space="preserve">). </w:t>
      </w:r>
    </w:p>
    <w:p w14:paraId="15C4CD2F" w14:textId="6822EA2C" w:rsidR="00FE469A" w:rsidRDefault="00182FD9">
      <w:pPr>
        <w:spacing w:after="160" w:line="259" w:lineRule="auto"/>
        <w:rPr>
          <w:rFonts w:eastAsiaTheme="majorEastAsia" w:cstheme="majorBidi"/>
          <w:b/>
          <w:sz w:val="28"/>
        </w:rPr>
      </w:pPr>
      <w:commentRangeStart w:id="290"/>
      <w:r w:rsidRPr="00182FD9">
        <w:rPr>
          <w:noProof/>
        </w:rPr>
        <w:drawing>
          <wp:inline distT="0" distB="0" distL="0" distR="0" wp14:anchorId="69A6901F" wp14:editId="35F3E19C">
            <wp:extent cx="5943600" cy="2263140"/>
            <wp:effectExtent l="0" t="0" r="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43600" cy="2263140"/>
                    </a:xfrm>
                    <a:prstGeom prst="rect">
                      <a:avLst/>
                    </a:prstGeom>
                  </pic:spPr>
                </pic:pic>
              </a:graphicData>
            </a:graphic>
          </wp:inline>
        </w:drawing>
      </w:r>
      <w:commentRangeEnd w:id="290"/>
      <w:r w:rsidR="0050318B">
        <w:rPr>
          <w:rStyle w:val="CommentReference"/>
        </w:rPr>
        <w:commentReference w:id="290"/>
      </w:r>
      <w:r w:rsidRPr="00182FD9">
        <w:t xml:space="preserve"> </w:t>
      </w:r>
      <w:r w:rsidR="00FE469A">
        <w:br w:type="page"/>
      </w:r>
    </w:p>
    <w:p w14:paraId="02198721" w14:textId="38A46509" w:rsidR="00C44F7E" w:rsidRPr="000836DF" w:rsidRDefault="00C44F7E" w:rsidP="00C44F7E">
      <w:pPr>
        <w:pStyle w:val="Heading2"/>
      </w:pPr>
      <w:commentRangeStart w:id="291"/>
      <w:r>
        <w:lastRenderedPageBreak/>
        <w:t>Figures</w:t>
      </w:r>
      <w:commentRangeEnd w:id="291"/>
      <w:r w:rsidR="005519E6">
        <w:rPr>
          <w:rStyle w:val="CommentReference"/>
          <w:rFonts w:eastAsiaTheme="minorHAnsi" w:cstheme="minorBidi"/>
          <w:b w:val="0"/>
        </w:rPr>
        <w:commentReference w:id="291"/>
      </w:r>
    </w:p>
    <w:p w14:paraId="5047AC63" w14:textId="7026A149" w:rsidR="00C44F7E" w:rsidRDefault="00FE469A" w:rsidP="000836DF">
      <w:r>
        <w:rPr>
          <w:noProof/>
        </w:rPr>
        <w:drawing>
          <wp:inline distT="0" distB="0" distL="0" distR="0" wp14:anchorId="21F8E5EC" wp14:editId="6B33EDBF">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rvey_LatAge_by_Cohort_Sex_GrowthMorph.png"/>
                    <pic:cNvPicPr/>
                  </pic:nvPicPr>
                  <pic:blipFill>
                    <a:blip r:embed="rId13">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r w:rsidR="00E0088E">
        <w:t>s</w:t>
      </w:r>
    </w:p>
    <w:p w14:paraId="24A3BFD8" w14:textId="25DF2BBA" w:rsidR="00F179FC" w:rsidRDefault="00F25D8B" w:rsidP="00F25D8B">
      <w:pPr>
        <w:pStyle w:val="Figures"/>
      </w:pPr>
      <w:bookmarkStart w:id="292" w:name="_Ref164080314"/>
      <w:commentRangeStart w:id="293"/>
      <w:commentRangeStart w:id="294"/>
      <w:r>
        <w:t xml:space="preserve">Figure </w:t>
      </w:r>
      <w:r w:rsidR="00F328F1">
        <w:fldChar w:fldCharType="begin"/>
      </w:r>
      <w:r w:rsidR="00F328F1">
        <w:instrText xml:space="preserve"> SEQ Figure \* ARABIC </w:instrText>
      </w:r>
      <w:r w:rsidR="00F328F1">
        <w:fldChar w:fldCharType="separate"/>
      </w:r>
      <w:r w:rsidR="00F1388F">
        <w:rPr>
          <w:noProof/>
        </w:rPr>
        <w:t>1</w:t>
      </w:r>
      <w:r w:rsidR="00F328F1">
        <w:rPr>
          <w:noProof/>
        </w:rPr>
        <w:fldChar w:fldCharType="end"/>
      </w:r>
      <w:bookmarkEnd w:id="292"/>
      <w:commentRangeEnd w:id="293"/>
      <w:r w:rsidR="00DB697D">
        <w:rPr>
          <w:rStyle w:val="CommentReference"/>
          <w:rFonts w:eastAsiaTheme="minorHAnsi" w:cstheme="minorBidi"/>
          <w:color w:val="auto"/>
        </w:rPr>
        <w:commentReference w:id="293"/>
      </w:r>
      <w:commentRangeEnd w:id="294"/>
      <w:r w:rsidR="000C595D">
        <w:rPr>
          <w:rStyle w:val="CommentReference"/>
          <w:rFonts w:eastAsiaTheme="minorHAnsi" w:cstheme="minorBidi"/>
          <w:color w:val="auto"/>
        </w:rPr>
        <w:commentReference w:id="294"/>
      </w:r>
      <w:r w:rsidR="00FE469A">
        <w:t xml:space="preserve">. </w:t>
      </w:r>
      <w:r w:rsidR="00F179FC">
        <w:t xml:space="preserve">Jittered </w:t>
      </w:r>
      <w:del w:id="295" w:author="Ian.Taylor" w:date="2024-08-22T13:38:00Z">
        <w:r w:rsidR="00F179FC" w:rsidDel="000C595D">
          <w:delText xml:space="preserve">raw </w:delText>
        </w:r>
      </w:del>
      <w:r w:rsidR="00F179FC">
        <w:t xml:space="preserve">age-length data for female GOA rex sole by area (the Eastern GOA and </w:t>
      </w:r>
      <w:commentRangeStart w:id="296"/>
      <w:r w:rsidR="00F179FC">
        <w:t>Western-</w:t>
      </w:r>
      <w:r w:rsidR="00FE469A">
        <w:t>Central GOA</w:t>
      </w:r>
      <w:commentRangeEnd w:id="296"/>
      <w:r w:rsidR="00925C1D">
        <w:rPr>
          <w:rStyle w:val="CommentReference"/>
          <w:rFonts w:eastAsiaTheme="minorHAnsi" w:cstheme="minorBidi"/>
          <w:color w:val="auto"/>
        </w:rPr>
        <w:commentReference w:id="296"/>
      </w:r>
      <w:r w:rsidR="00FE469A">
        <w:t>) and by cohort</w:t>
      </w:r>
    </w:p>
    <w:p w14:paraId="2D231E03" w14:textId="72FAEF91" w:rsidR="009F3DF7" w:rsidRDefault="009F3DF7" w:rsidP="009F3DF7">
      <w:commentRangeStart w:id="297"/>
      <w:r w:rsidRPr="009F3DF7">
        <w:rPr>
          <w:noProof/>
        </w:rPr>
        <w:lastRenderedPageBreak/>
        <w:drawing>
          <wp:inline distT="0" distB="0" distL="0" distR="0" wp14:anchorId="20372278" wp14:editId="5823D221">
            <wp:extent cx="5943600" cy="45720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331D991E" w14:textId="46666AC9" w:rsidR="009F3DF7" w:rsidRDefault="009F3DF7" w:rsidP="009F3DF7">
      <w:pPr>
        <w:pStyle w:val="Figures"/>
      </w:pPr>
      <w:commentRangeStart w:id="298"/>
      <w:r>
        <w:t xml:space="preserve">Figure </w:t>
      </w:r>
      <w:r w:rsidR="00F328F1">
        <w:fldChar w:fldCharType="begin"/>
      </w:r>
      <w:r w:rsidR="00F328F1">
        <w:instrText xml:space="preserve"> SEQ Figure \* ARABIC </w:instrText>
      </w:r>
      <w:r w:rsidR="00F328F1">
        <w:fldChar w:fldCharType="separate"/>
      </w:r>
      <w:r w:rsidR="00F1388F">
        <w:rPr>
          <w:noProof/>
        </w:rPr>
        <w:t>2</w:t>
      </w:r>
      <w:r w:rsidR="00F328F1">
        <w:rPr>
          <w:noProof/>
        </w:rPr>
        <w:fldChar w:fldCharType="end"/>
      </w:r>
      <w:commentRangeEnd w:id="298"/>
      <w:r w:rsidR="00DB697D">
        <w:rPr>
          <w:rStyle w:val="CommentReference"/>
          <w:rFonts w:eastAsiaTheme="minorHAnsi" w:cstheme="minorBidi"/>
          <w:color w:val="auto"/>
        </w:rPr>
        <w:commentReference w:id="298"/>
      </w:r>
      <w:r>
        <w:t xml:space="preserve">. </w:t>
      </w:r>
      <w:r w:rsidRPr="009F3DF7">
        <w:t xml:space="preserve">Fits (lines) to </w:t>
      </w:r>
      <w:r w:rsidR="006A7B28">
        <w:t>the GOA bottom trawl survey biomass index</w:t>
      </w:r>
      <w:r w:rsidR="000A7EE8">
        <w:t xml:space="preserve"> over time</w:t>
      </w:r>
      <w:r w:rsidR="006A7B28">
        <w:t xml:space="preserve"> from the one area model without fishery ages included (blue) and with the fishery ages included (red). Observed GOA survey biomass is shown with black dots. Vertical lines show the asymptotic 90% confidence intervals for survey biomass observations.</w:t>
      </w:r>
      <w:commentRangeEnd w:id="297"/>
      <w:r w:rsidR="006935E1">
        <w:rPr>
          <w:rStyle w:val="CommentReference"/>
          <w:rFonts w:eastAsiaTheme="minorHAnsi" w:cstheme="minorBidi"/>
          <w:color w:val="auto"/>
        </w:rPr>
        <w:commentReference w:id="297"/>
      </w:r>
    </w:p>
    <w:p w14:paraId="1FC594B3" w14:textId="77777777" w:rsidR="009F3DF7" w:rsidRDefault="009F3DF7" w:rsidP="009F3DF7"/>
    <w:p w14:paraId="18922E20" w14:textId="77777777" w:rsidR="009F3DF7" w:rsidRPr="009F3DF7" w:rsidRDefault="009F3DF7" w:rsidP="009F3DF7"/>
    <w:p w14:paraId="11DC8D31" w14:textId="4E4C43F0" w:rsidR="009F3DF7" w:rsidRDefault="009F3DF7" w:rsidP="009F3DF7">
      <w:r w:rsidRPr="009F3DF7">
        <w:rPr>
          <w:noProof/>
        </w:rPr>
        <w:lastRenderedPageBreak/>
        <w:drawing>
          <wp:inline distT="0" distB="0" distL="0" distR="0" wp14:anchorId="3C9A6DA5" wp14:editId="2B9CA3A3">
            <wp:extent cx="5943600" cy="2971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ED73763" w14:textId="55DD1569" w:rsidR="009F3DF7" w:rsidRDefault="009F3DF7" w:rsidP="009F3DF7">
      <w:pPr>
        <w:pStyle w:val="Figures"/>
      </w:pPr>
      <w:bookmarkStart w:id="299" w:name="_Ref166835403"/>
      <w:r>
        <w:t xml:space="preserve">Figure </w:t>
      </w:r>
      <w:r w:rsidR="00F328F1">
        <w:fldChar w:fldCharType="begin"/>
      </w:r>
      <w:r w:rsidR="00F328F1">
        <w:instrText xml:space="preserve"> SEQ Figure \* ARABIC </w:instrText>
      </w:r>
      <w:r w:rsidR="00F328F1">
        <w:fldChar w:fldCharType="separate"/>
      </w:r>
      <w:r w:rsidR="00F1388F">
        <w:rPr>
          <w:noProof/>
        </w:rPr>
        <w:t>3</w:t>
      </w:r>
      <w:r w:rsidR="00F328F1">
        <w:rPr>
          <w:noProof/>
        </w:rPr>
        <w:fldChar w:fldCharType="end"/>
      </w:r>
      <w:bookmarkEnd w:id="299"/>
      <w:r>
        <w:t xml:space="preserve">. </w:t>
      </w:r>
      <w:r w:rsidRPr="009F3DF7">
        <w:t>Fits (lines) to female and male length composition data aggregated by year (shaded regions) for the one area model without fishery ages included in model inputs (green) and with fishery ages included in model inputs (blue).</w:t>
      </w:r>
    </w:p>
    <w:p w14:paraId="6C4C9498" w14:textId="49852418" w:rsidR="00A115A3" w:rsidRDefault="00A115A3" w:rsidP="00A115A3">
      <w:r>
        <w:rPr>
          <w:noProof/>
        </w:rPr>
        <w:drawing>
          <wp:inline distT="0" distB="0" distL="0" distR="0" wp14:anchorId="3FF254D0" wp14:editId="4EAC7805">
            <wp:extent cx="4620126" cy="3696101"/>
            <wp:effectExtent l="0" t="0" r="0" b="0"/>
            <wp:docPr id="24" name="Picture" descr="Figure 2. Fits (lines) to female and male fishery age composition with data aggregated by year (shaded regions) for the one area model with fishery ages included in model inputs."/>
            <wp:cNvGraphicFramePr/>
            <a:graphic xmlns:a="http://schemas.openxmlformats.org/drawingml/2006/main">
              <a:graphicData uri="http://schemas.openxmlformats.org/drawingml/2006/picture">
                <pic:pic xmlns:pic="http://schemas.openxmlformats.org/drawingml/2006/picture">
                  <pic:nvPicPr>
                    <pic:cNvPr id="25" name="Picture" descr="Figures_files/figure-docx/plot%20ages-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13C6831D" w14:textId="77777777" w:rsidR="00A115A3" w:rsidRPr="00A115A3" w:rsidRDefault="00A115A3" w:rsidP="00A115A3"/>
    <w:p w14:paraId="261AD51B" w14:textId="176CB752" w:rsidR="00A115A3" w:rsidRDefault="00A115A3" w:rsidP="00A115A3">
      <w:pPr>
        <w:pStyle w:val="Figures"/>
      </w:pPr>
      <w:commentRangeStart w:id="300"/>
      <w:r>
        <w:t xml:space="preserve">Figure </w:t>
      </w:r>
      <w:r w:rsidR="00F328F1">
        <w:fldChar w:fldCharType="begin"/>
      </w:r>
      <w:r w:rsidR="00F328F1">
        <w:instrText xml:space="preserve"> SEQ Figure \* ARABIC </w:instrText>
      </w:r>
      <w:r w:rsidR="00F328F1">
        <w:fldChar w:fldCharType="separate"/>
      </w:r>
      <w:r w:rsidR="00F1388F">
        <w:rPr>
          <w:noProof/>
        </w:rPr>
        <w:t>4</w:t>
      </w:r>
      <w:r w:rsidR="00F328F1">
        <w:rPr>
          <w:noProof/>
        </w:rPr>
        <w:fldChar w:fldCharType="end"/>
      </w:r>
      <w:r>
        <w:t xml:space="preserve">. </w:t>
      </w:r>
      <w:r w:rsidRPr="009F3DF7">
        <w:t xml:space="preserve">Fits </w:t>
      </w:r>
      <w:commentRangeEnd w:id="300"/>
      <w:r w:rsidR="00674EF9">
        <w:rPr>
          <w:rStyle w:val="CommentReference"/>
          <w:rFonts w:eastAsiaTheme="minorHAnsi" w:cstheme="minorBidi"/>
          <w:color w:val="auto"/>
        </w:rPr>
        <w:commentReference w:id="300"/>
      </w:r>
      <w:r w:rsidRPr="009F3DF7">
        <w:t>(</w:t>
      </w:r>
      <w:r>
        <w:t>lines) to female and male fishery age</w:t>
      </w:r>
      <w:r w:rsidRPr="009F3DF7">
        <w:t xml:space="preserve"> composition data aggregated by year (shaded </w:t>
      </w:r>
      <w:r>
        <w:t xml:space="preserve">blue </w:t>
      </w:r>
      <w:r w:rsidRPr="009F3DF7">
        <w:t>regions) for the one area model with fishery ages included in model inputs</w:t>
      </w:r>
      <w:r>
        <w:t>.</w:t>
      </w:r>
    </w:p>
    <w:p w14:paraId="3681D0BD" w14:textId="21F4719D" w:rsidR="004D04AD" w:rsidRDefault="006733E6" w:rsidP="004D04AD">
      <w:commentRangeStart w:id="301"/>
      <w:r w:rsidRPr="006733E6">
        <w:rPr>
          <w:noProof/>
        </w:rPr>
        <w:lastRenderedPageBreak/>
        <w:drawing>
          <wp:inline distT="0" distB="0" distL="0" distR="0" wp14:anchorId="4184D826" wp14:editId="1965956C">
            <wp:extent cx="5943600" cy="2971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commentRangeEnd w:id="301"/>
      <w:r w:rsidR="003409B5">
        <w:rPr>
          <w:rStyle w:val="CommentReference"/>
        </w:rPr>
        <w:commentReference w:id="301"/>
      </w:r>
    </w:p>
    <w:p w14:paraId="4C83619B" w14:textId="53C0B82F" w:rsidR="00B75283" w:rsidRDefault="00B75283" w:rsidP="00B75283">
      <w:pPr>
        <w:pStyle w:val="Figures"/>
      </w:pPr>
      <w:bookmarkStart w:id="302" w:name="_Ref166829980"/>
      <w:commentRangeStart w:id="303"/>
      <w:r>
        <w:t xml:space="preserve">Figure </w:t>
      </w:r>
      <w:r w:rsidR="00F328F1">
        <w:fldChar w:fldCharType="begin"/>
      </w:r>
      <w:r w:rsidR="00F328F1">
        <w:instrText xml:space="preserve"> SEQ Figure \* ARABIC </w:instrText>
      </w:r>
      <w:r w:rsidR="00F328F1">
        <w:fldChar w:fldCharType="separate"/>
      </w:r>
      <w:r w:rsidR="00F1388F">
        <w:rPr>
          <w:noProof/>
        </w:rPr>
        <w:t>5</w:t>
      </w:r>
      <w:r w:rsidR="00F328F1">
        <w:rPr>
          <w:noProof/>
        </w:rPr>
        <w:fldChar w:fldCharType="end"/>
      </w:r>
      <w:bookmarkEnd w:id="302"/>
      <w:commentRangeEnd w:id="303"/>
      <w:r w:rsidR="00362E86">
        <w:rPr>
          <w:rStyle w:val="CommentReference"/>
          <w:rFonts w:eastAsiaTheme="minorHAnsi" w:cstheme="minorBidi"/>
          <w:color w:val="auto"/>
        </w:rPr>
        <w:commentReference w:id="303"/>
      </w:r>
      <w:r>
        <w:t xml:space="preserve">. </w:t>
      </w:r>
      <w:r w:rsidRPr="00B75283">
        <w:t xml:space="preserve">Raw bottom trawl survey data </w:t>
      </w:r>
      <w:r w:rsidR="003409B5">
        <w:t>age-length data</w:t>
      </w:r>
      <w:r w:rsidRPr="00B75283">
        <w:t xml:space="preserve"> by area and sex, overlayed with mean </w:t>
      </w:r>
      <w:r w:rsidR="003409B5">
        <w:t>von-Bertalanffy growth curve estimates</w:t>
      </w:r>
      <w:r w:rsidRPr="00B75283">
        <w:t xml:space="preserve"> for each model (columns) and 90% asymptotic uncertainty intervals around the means (shaded areas). The Eastern GOA is shown in green and the Western-Central GOA is shown in blue.</w:t>
      </w:r>
      <w:r w:rsidR="003409B5">
        <w:t xml:space="preserve"> For one-area models the green lines denote the mean von-Bertalanffy growth curve estimated within the model using data from all areas.</w:t>
      </w:r>
    </w:p>
    <w:p w14:paraId="78A63550" w14:textId="7A064973" w:rsidR="0042080C" w:rsidRDefault="001E57BE" w:rsidP="0042080C">
      <w:commentRangeStart w:id="304"/>
      <w:r w:rsidRPr="001E57BE">
        <w:rPr>
          <w:noProof/>
        </w:rPr>
        <w:drawing>
          <wp:inline distT="0" distB="0" distL="0" distR="0" wp14:anchorId="0FB00C0C" wp14:editId="442C8742">
            <wp:extent cx="5943600" cy="3731895"/>
            <wp:effectExtent l="0" t="0" r="0" b="190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commentRangeEnd w:id="304"/>
      <w:r w:rsidR="00B21295">
        <w:rPr>
          <w:rStyle w:val="CommentReference"/>
        </w:rPr>
        <w:commentReference w:id="304"/>
      </w:r>
    </w:p>
    <w:p w14:paraId="5E3CBB35" w14:textId="793BF61D" w:rsidR="001E57BE" w:rsidRDefault="001E57BE" w:rsidP="00DA0068">
      <w:pPr>
        <w:pStyle w:val="Figures"/>
      </w:pPr>
      <w:bookmarkStart w:id="305" w:name="_Ref166835405"/>
      <w:r>
        <w:t xml:space="preserve">Figure </w:t>
      </w:r>
      <w:r w:rsidR="00F328F1">
        <w:fldChar w:fldCharType="begin"/>
      </w:r>
      <w:r w:rsidR="00F328F1">
        <w:instrText xml:space="preserve"> SEQ Figure \* ARABIC </w:instrText>
      </w:r>
      <w:r w:rsidR="00F328F1">
        <w:fldChar w:fldCharType="separate"/>
      </w:r>
      <w:r w:rsidR="00F1388F">
        <w:rPr>
          <w:noProof/>
        </w:rPr>
        <w:t>6</w:t>
      </w:r>
      <w:r w:rsidR="00F328F1">
        <w:rPr>
          <w:noProof/>
        </w:rPr>
        <w:fldChar w:fldCharType="end"/>
      </w:r>
      <w:bookmarkEnd w:id="305"/>
      <w:r>
        <w:t>. Fits (lines) to female and male fishery length composition data for the Western-Central GOA with data aggregated over year (shaded regions) for the two-area area model.</w:t>
      </w:r>
    </w:p>
    <w:p w14:paraId="241D635E" w14:textId="6CC0666A" w:rsidR="00B21295" w:rsidRDefault="00B21295" w:rsidP="00B21295">
      <w:r w:rsidRPr="00B21295">
        <w:rPr>
          <w:noProof/>
        </w:rPr>
        <w:lastRenderedPageBreak/>
        <w:drawing>
          <wp:inline distT="0" distB="0" distL="0" distR="0" wp14:anchorId="71EBBA88" wp14:editId="60E361BB">
            <wp:extent cx="5943600" cy="29718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C25E446" w14:textId="783F4B99" w:rsidR="00B21295" w:rsidRDefault="00B21295" w:rsidP="00DA0068">
      <w:pPr>
        <w:pStyle w:val="Figures"/>
      </w:pPr>
      <w:r>
        <w:t xml:space="preserve">Figure </w:t>
      </w:r>
      <w:r w:rsidR="00F328F1">
        <w:fldChar w:fldCharType="begin"/>
      </w:r>
      <w:r w:rsidR="00F328F1">
        <w:instrText xml:space="preserve"> SEQ Figure \* ARABIC </w:instrText>
      </w:r>
      <w:r w:rsidR="00F328F1">
        <w:fldChar w:fldCharType="separate"/>
      </w:r>
      <w:r w:rsidR="00F1388F">
        <w:rPr>
          <w:noProof/>
        </w:rPr>
        <w:t>7</w:t>
      </w:r>
      <w:r w:rsidR="00F328F1">
        <w:rPr>
          <w:noProof/>
        </w:rPr>
        <w:fldChar w:fldCharType="end"/>
      </w:r>
      <w:r>
        <w:t xml:space="preserve">. </w:t>
      </w:r>
      <w:r w:rsidRPr="00B21295">
        <w:t>Fits (lines) to female and male fishery age composition with data aggregated by year (shaded regions) for the two-area area model with fishery ages included in model inputs.</w:t>
      </w:r>
    </w:p>
    <w:p w14:paraId="0CAB2113" w14:textId="65BA0FAE" w:rsidR="00D87183" w:rsidRDefault="00D87183" w:rsidP="00D87183">
      <w:r>
        <w:rPr>
          <w:noProof/>
        </w:rPr>
        <w:lastRenderedPageBreak/>
        <w:drawing>
          <wp:inline distT="0" distB="0" distL="0" distR="0" wp14:anchorId="2DF86D9D" wp14:editId="62BCF88E">
            <wp:extent cx="5943600" cy="5186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ime_series_and_catch.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5186045"/>
                    </a:xfrm>
                    <a:prstGeom prst="rect">
                      <a:avLst/>
                    </a:prstGeom>
                  </pic:spPr>
                </pic:pic>
              </a:graphicData>
            </a:graphic>
          </wp:inline>
        </w:drawing>
      </w:r>
    </w:p>
    <w:p w14:paraId="1D59507B" w14:textId="30E32937" w:rsidR="00887E6A" w:rsidRDefault="00887E6A" w:rsidP="00DA0068">
      <w:pPr>
        <w:pStyle w:val="Figures"/>
      </w:pPr>
      <w:bookmarkStart w:id="306" w:name="_Ref166846742"/>
      <w:r>
        <w:t xml:space="preserve">Figure </w:t>
      </w:r>
      <w:r w:rsidR="00F328F1">
        <w:fldChar w:fldCharType="begin"/>
      </w:r>
      <w:r w:rsidR="00F328F1">
        <w:instrText xml:space="preserve"> SEQ Figure \* ARABIC </w:instrText>
      </w:r>
      <w:r w:rsidR="00F328F1">
        <w:fldChar w:fldCharType="separate"/>
      </w:r>
      <w:r w:rsidR="00F1388F">
        <w:rPr>
          <w:noProof/>
        </w:rPr>
        <w:t>8</w:t>
      </w:r>
      <w:r w:rsidR="00F328F1">
        <w:rPr>
          <w:noProof/>
        </w:rPr>
        <w:fldChar w:fldCharType="end"/>
      </w:r>
      <w:bookmarkEnd w:id="306"/>
      <w:r>
        <w:t>.</w:t>
      </w:r>
      <w:r w:rsidR="00D87183">
        <w:t xml:space="preserve"> Time series of total catch (all catches occurred in the Western-Central GOA), </w:t>
      </w:r>
      <w:r w:rsidR="00FF169E">
        <w:t xml:space="preserve">as well as model-specific </w:t>
      </w:r>
      <w:r w:rsidR="00D87183">
        <w:t>spawning biomass, age 0 recruitment, and fishing intensity (measured as one minus the spawning potential ratio)</w:t>
      </w:r>
      <w:r w:rsidRPr="00B21295">
        <w:t>.</w:t>
      </w:r>
      <w:r w:rsidR="00FF169E">
        <w:t xml:space="preserve"> The one area model with fishery ages is shown in purple, the one area model without fishery ages is in blue, the two area model with fishery ages is shown in green, and the two area model without fishery ages is shown in yellow.</w:t>
      </w:r>
    </w:p>
    <w:p w14:paraId="177ACFE7" w14:textId="42769AC1" w:rsidR="007B1063" w:rsidRDefault="007B1063" w:rsidP="007B1063">
      <w:r w:rsidRPr="007B1063">
        <w:rPr>
          <w:noProof/>
        </w:rPr>
        <w:lastRenderedPageBreak/>
        <w:drawing>
          <wp:inline distT="0" distB="0" distL="0" distR="0" wp14:anchorId="2F453865" wp14:editId="73B34774">
            <wp:extent cx="5943600" cy="41605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83101B1" w14:textId="5CF6811F" w:rsidR="007B1063" w:rsidRDefault="007B1063" w:rsidP="007B1063">
      <w:pPr>
        <w:pStyle w:val="Figures"/>
      </w:pPr>
      <w:bookmarkStart w:id="307" w:name="_Ref166830288"/>
      <w:r>
        <w:t xml:space="preserve">Figure </w:t>
      </w:r>
      <w:r w:rsidR="00F328F1">
        <w:fldChar w:fldCharType="begin"/>
      </w:r>
      <w:r w:rsidR="00F328F1">
        <w:instrText xml:space="preserve"> SEQ Figure \* ARABIC </w:instrText>
      </w:r>
      <w:r w:rsidR="00F328F1">
        <w:fldChar w:fldCharType="separate"/>
      </w:r>
      <w:r w:rsidR="00F1388F">
        <w:rPr>
          <w:noProof/>
        </w:rPr>
        <w:t>9</w:t>
      </w:r>
      <w:r w:rsidR="00F328F1">
        <w:rPr>
          <w:noProof/>
        </w:rPr>
        <w:fldChar w:fldCharType="end"/>
      </w:r>
      <w:bookmarkEnd w:id="307"/>
      <w:r>
        <w:t>.</w:t>
      </w:r>
      <w:r w:rsidR="007D59DB">
        <w:t xml:space="preserve"> Fishery and survey selectivity-at-age</w:t>
      </w:r>
      <w:r w:rsidR="004273C3">
        <w:t xml:space="preserve"> for females (top row) and males (bottom row)</w:t>
      </w:r>
      <w:r w:rsidR="00E8478A">
        <w:t xml:space="preserve"> for each of the four models. Female selectivity curves are</w:t>
      </w:r>
      <w:r w:rsidR="007D59DB">
        <w:t xml:space="preserve"> overlaid on maturity-at-age (</w:t>
      </w:r>
      <w:r w:rsidR="00E8478A">
        <w:t>dashed black lines)</w:t>
      </w:r>
      <w:r w:rsidRPr="00B21295">
        <w:t>.</w:t>
      </w:r>
    </w:p>
    <w:p w14:paraId="5B1BACDD" w14:textId="77777777" w:rsidR="007B1063" w:rsidRPr="007B1063" w:rsidRDefault="007B1063" w:rsidP="007B1063"/>
    <w:p w14:paraId="1F40D862" w14:textId="77777777" w:rsidR="007B1063" w:rsidRPr="007B1063" w:rsidRDefault="007B1063" w:rsidP="007B1063"/>
    <w:p w14:paraId="23E52BD0" w14:textId="77777777" w:rsidR="001E57BE" w:rsidRPr="001E57BE" w:rsidRDefault="001E57BE" w:rsidP="001E57BE"/>
    <w:p w14:paraId="0D08E773" w14:textId="77777777" w:rsidR="001E57BE" w:rsidRPr="001E57BE" w:rsidRDefault="001E57BE" w:rsidP="001E57BE"/>
    <w:p w14:paraId="39B76AA7" w14:textId="77777777" w:rsidR="00B75283" w:rsidRDefault="00B75283" w:rsidP="004D04AD"/>
    <w:p w14:paraId="248A2A57" w14:textId="77777777" w:rsidR="006733E6" w:rsidRDefault="006733E6" w:rsidP="004D04AD"/>
    <w:p w14:paraId="04A30F9A" w14:textId="77777777" w:rsidR="004D04AD" w:rsidRPr="004D04AD" w:rsidRDefault="004D04AD" w:rsidP="004D04AD"/>
    <w:p w14:paraId="738E03D5" w14:textId="77777777" w:rsidR="009F3DF7" w:rsidRPr="009F3DF7" w:rsidRDefault="009F3DF7" w:rsidP="009F3DF7"/>
    <w:p w14:paraId="58943F72" w14:textId="01852F6A" w:rsidR="003517B6" w:rsidRPr="003517B6" w:rsidRDefault="00F64637" w:rsidP="00F64637">
      <w:pPr>
        <w:tabs>
          <w:tab w:val="left" w:pos="2991"/>
        </w:tabs>
      </w:pPr>
      <w:r>
        <w:tab/>
      </w:r>
    </w:p>
    <w:p w14:paraId="73B6149A" w14:textId="19E051F5" w:rsidR="00A35BA0" w:rsidRPr="005B77D8" w:rsidRDefault="00A35BA0" w:rsidP="005B77D8"/>
    <w:sectPr w:rsidR="00A35BA0" w:rsidRPr="005B77D8" w:rsidSect="004744ED">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Ian.Taylor" w:date="2024-08-22T15:10:00Z" w:initials="I">
    <w:p w14:paraId="6C9CE8CA" w14:textId="0012AB7F" w:rsidR="005355CB" w:rsidRDefault="005355CB">
      <w:pPr>
        <w:pStyle w:val="CommentText"/>
      </w:pPr>
      <w:r>
        <w:rPr>
          <w:rStyle w:val="CommentReference"/>
        </w:rPr>
        <w:annotationRef/>
      </w:r>
      <w:r>
        <w:t>I don’t think it makes sense for the absence of something to mask something else. It’s more like the addition of fishery age data reveals… but that’s not as good a title.</w:t>
      </w:r>
    </w:p>
  </w:comment>
  <w:comment w:id="29" w:author="Ian.Taylor" w:date="2024-08-20T09:16:00Z" w:initials="I">
    <w:p w14:paraId="4689B262" w14:textId="19559F61" w:rsidR="00291B70" w:rsidRDefault="00291B70">
      <w:pPr>
        <w:pStyle w:val="CommentText"/>
      </w:pPr>
      <w:r>
        <w:rPr>
          <w:rStyle w:val="CommentReference"/>
        </w:rPr>
        <w:annotationRef/>
      </w:r>
      <w:r>
        <w:t>I think this should have hyphens (“fishery-mortality-based reference points”, but you might consider switching to more plain language like “estimates of sustainable fishing mortality rates were implausibly high”</w:t>
      </w:r>
    </w:p>
  </w:comment>
  <w:comment w:id="78" w:author="Ian.Taylor" w:date="2024-08-20T09:38:00Z" w:initials="I">
    <w:p w14:paraId="3F151034" w14:textId="671390AD" w:rsidR="00291B70" w:rsidRDefault="00291B70">
      <w:pPr>
        <w:pStyle w:val="CommentText"/>
      </w:pPr>
      <w:r>
        <w:rPr>
          <w:rStyle w:val="CommentReference"/>
        </w:rPr>
        <w:annotationRef/>
      </w:r>
      <w:r>
        <w:t>The spatial differences are the novel aspect. We have other 2 area models with shared growth.</w:t>
      </w:r>
    </w:p>
  </w:comment>
  <w:comment w:id="83" w:author="Ian.Taylor" w:date="2024-08-22T13:15:00Z" w:initials="I">
    <w:p w14:paraId="71FC486E" w14:textId="15A4083F" w:rsidR="00291B70" w:rsidRDefault="00291B70">
      <w:pPr>
        <w:pStyle w:val="CommentText"/>
      </w:pPr>
      <w:r>
        <w:rPr>
          <w:rStyle w:val="CommentReference"/>
        </w:rPr>
        <w:annotationRef/>
      </w:r>
      <w:r>
        <w:t>“single-area” occurs 9 times and “one-area” is used 25 times. I would pick one to use throughout.</w:t>
      </w:r>
    </w:p>
  </w:comment>
  <w:comment w:id="84" w:author="Ian.Taylor" w:date="2024-08-20T09:53:00Z" w:initials="I">
    <w:p w14:paraId="6258D461" w14:textId="697434C4" w:rsidR="00291B70" w:rsidRDefault="00291B70">
      <w:pPr>
        <w:pStyle w:val="CommentText"/>
      </w:pPr>
      <w:r>
        <w:rPr>
          <w:rStyle w:val="CommentReference"/>
        </w:rPr>
        <w:annotationRef/>
      </w:r>
      <w:r>
        <w:t>Redundant with 3</w:t>
      </w:r>
      <w:r w:rsidRPr="00192197">
        <w:rPr>
          <w:vertAlign w:val="superscript"/>
        </w:rPr>
        <w:t>rd</w:t>
      </w:r>
      <w:r>
        <w:t xml:space="preserve"> paragraph.</w:t>
      </w:r>
    </w:p>
  </w:comment>
  <w:comment w:id="86" w:author="Carey.McGilliard" w:date="2024-04-19T14:56:00Z" w:initials="C">
    <w:p w14:paraId="465A3AD7" w14:textId="37084586" w:rsidR="00291B70" w:rsidRDefault="00291B70">
      <w:pPr>
        <w:pStyle w:val="CommentText"/>
      </w:pPr>
      <w:r>
        <w:rPr>
          <w:rStyle w:val="CommentReference"/>
        </w:rPr>
        <w:annotationRef/>
      </w:r>
      <w:r>
        <w:t>Expand on this paragraph or erase. Talk about Gertseva paper investigating synchronicity in variation in growth. Charnov et al. 2013. Maybe search for causes of spatial variation in growth literature?? Maybe there is some more in Gertseva.</w:t>
      </w:r>
    </w:p>
  </w:comment>
  <w:comment w:id="87" w:author="Carey.McGilliard" w:date="2024-04-19T14:58:00Z" w:initials="C">
    <w:p w14:paraId="0E5A0CEF" w14:textId="7406827E" w:rsidR="00291B70" w:rsidRDefault="00291B70">
      <w:pPr>
        <w:pStyle w:val="CommentText"/>
      </w:pPr>
      <w:r>
        <w:rPr>
          <w:rStyle w:val="CommentReference"/>
        </w:rPr>
        <w:annotationRef/>
      </w:r>
      <w:r>
        <w:t>Andre’s pink ling case study needs to be added here.</w:t>
      </w:r>
    </w:p>
  </w:comment>
  <w:comment w:id="119" w:author="Vladlena.Gertseva" w:date="2024-08-08T12:24:00Z" w:initials="V">
    <w:p w14:paraId="6184FF26" w14:textId="2CB031C7" w:rsidR="00291B70" w:rsidRDefault="00291B70">
      <w:pPr>
        <w:pStyle w:val="CommentText"/>
      </w:pPr>
      <w:r>
        <w:rPr>
          <w:rStyle w:val="CommentReference"/>
        </w:rPr>
        <w:annotationRef/>
      </w:r>
      <w:r>
        <w:t xml:space="preserve">Since you are not exploring different ways to fit growth curve, details on how growth is fit in the model is unnecessary.  </w:t>
      </w:r>
    </w:p>
  </w:comment>
  <w:comment w:id="120" w:author="Ian.Taylor" w:date="2024-08-22T15:07:00Z" w:initials="I">
    <w:p w14:paraId="7BD4BA97" w14:textId="4822DC79" w:rsidR="005355CB" w:rsidRDefault="005355CB">
      <w:pPr>
        <w:pStyle w:val="CommentText"/>
      </w:pPr>
      <w:r>
        <w:rPr>
          <w:rStyle w:val="CommentReference"/>
        </w:rPr>
        <w:annotationRef/>
      </w:r>
      <w:r>
        <w:rPr>
          <w:rStyle w:val="CommentReference"/>
        </w:rPr>
        <w:t xml:space="preserve">I disagree with this one comment. I think it’s important to make clear that the age data are being incorporated as conditioned on length rather than separate marginal comps. You could also cite Lee et al. 2019 </w:t>
      </w:r>
      <w:hyperlink r:id="rId1" w:history="1">
        <w:r w:rsidRPr="00061F16">
          <w:rPr>
            <w:rStyle w:val="Hyperlink"/>
            <w:sz w:val="16"/>
            <w:szCs w:val="16"/>
          </w:rPr>
          <w:t>https://doi.org/10.1016/j.fishres.2019.04.007</w:t>
        </w:r>
      </w:hyperlink>
      <w:r>
        <w:rPr>
          <w:rStyle w:val="CommentReference"/>
        </w:rPr>
        <w:t xml:space="preserve"> </w:t>
      </w:r>
    </w:p>
  </w:comment>
  <w:comment w:id="137" w:author="Vladlena.Gertseva" w:date="2024-08-08T12:29:00Z" w:initials="V">
    <w:p w14:paraId="5E22C432" w14:textId="6873F0C0" w:rsidR="00291B70" w:rsidRDefault="00291B70">
      <w:pPr>
        <w:pStyle w:val="CommentText"/>
      </w:pPr>
      <w:r>
        <w:rPr>
          <w:rStyle w:val="CommentReference"/>
        </w:rPr>
        <w:annotationRef/>
      </w:r>
      <w:r>
        <w:t>This does not really help tell your sty, but rather sound a distraction from main point.</w:t>
      </w:r>
    </w:p>
  </w:comment>
  <w:comment w:id="160" w:author="Vladlena.Gertseva" w:date="2024-08-08T12:33:00Z" w:initials="V">
    <w:p w14:paraId="27E518B7" w14:textId="41E69EE7" w:rsidR="00291B70" w:rsidRDefault="00291B70">
      <w:pPr>
        <w:pStyle w:val="CommentText"/>
      </w:pPr>
      <w:r>
        <w:rPr>
          <w:rStyle w:val="CommentReference"/>
        </w:rPr>
        <w:annotationRef/>
      </w:r>
      <w:r>
        <w:t>This was not defined before.</w:t>
      </w:r>
    </w:p>
  </w:comment>
  <w:comment w:id="161" w:author="Vladlena.Gertseva" w:date="2024-08-08T12:35:00Z" w:initials="V">
    <w:p w14:paraId="65AAD938" w14:textId="322D40E1" w:rsidR="00291B70" w:rsidRDefault="00291B70">
      <w:pPr>
        <w:pStyle w:val="CommentText"/>
      </w:pPr>
      <w:r>
        <w:rPr>
          <w:rStyle w:val="CommentReference"/>
        </w:rPr>
        <w:annotationRef/>
      </w:r>
      <w:r>
        <w:t>This would fit better to Discussion.</w:t>
      </w:r>
    </w:p>
  </w:comment>
  <w:comment w:id="165" w:author="Ian.Taylor" w:date="2024-08-22T12:59:00Z" w:initials="I">
    <w:p w14:paraId="605061FF" w14:textId="488127DD" w:rsidR="00291B70" w:rsidRDefault="00291B70">
      <w:pPr>
        <w:pStyle w:val="CommentText"/>
      </w:pPr>
      <w:r>
        <w:rPr>
          <w:rStyle w:val="CommentReference"/>
        </w:rPr>
        <w:annotationRef/>
      </w:r>
      <w:r>
        <w:rPr>
          <w:rStyle w:val="CommentReference"/>
        </w:rPr>
        <w:t>It’s not an obviously link to go from high F40 estimates to exploring spatial patterns in growth. It would be good to improve that link by saying whether the spatial patterns had been hypothesized as a potential reason for the high F40 (or otherwise explain the motivation to look at spatial growth).</w:t>
      </w:r>
    </w:p>
  </w:comment>
  <w:comment w:id="171" w:author="Vladlena.Gertseva" w:date="2024-08-08T12:42:00Z" w:initials="V">
    <w:p w14:paraId="3C7F26B8" w14:textId="777155CC" w:rsidR="00291B70" w:rsidRDefault="00291B70">
      <w:pPr>
        <w:pStyle w:val="CommentText"/>
      </w:pPr>
      <w:r>
        <w:rPr>
          <w:rStyle w:val="CommentReference"/>
        </w:rPr>
        <w:annotationRef/>
      </w:r>
      <w:r>
        <w:t xml:space="preserve">I suggest moving this sentence from Discussion here (or writing something similar), as it help frame why you decided to explore two- vs one-area models, when the model produced unreasonable outputs. Otherwise, the link is not clear. </w:t>
      </w:r>
    </w:p>
  </w:comment>
  <w:comment w:id="177" w:author="Vladlena.Gertseva" w:date="2024-08-08T12:44:00Z" w:initials="V">
    <w:p w14:paraId="06503420" w14:textId="36EE0A75" w:rsidR="00291B70" w:rsidRDefault="00291B70">
      <w:pPr>
        <w:pStyle w:val="CommentText"/>
      </w:pPr>
      <w:r>
        <w:rPr>
          <w:rStyle w:val="CommentReference"/>
        </w:rPr>
        <w:annotationRef/>
      </w:r>
      <w:r>
        <w:t>If you had the fishery data, why you did not use it in the first place. I suggest some language to avoid that question from journal reviewer.</w:t>
      </w:r>
    </w:p>
  </w:comment>
  <w:comment w:id="178" w:author="Vladlena.Gertseva" w:date="2024-08-08T12:46:00Z" w:initials="V">
    <w:p w14:paraId="4DAEB398" w14:textId="526167EF" w:rsidR="00291B70" w:rsidRDefault="00291B70">
      <w:pPr>
        <w:pStyle w:val="CommentText"/>
      </w:pPr>
      <w:r>
        <w:rPr>
          <w:rStyle w:val="CommentReference"/>
        </w:rPr>
        <w:annotationRef/>
      </w:r>
      <w:r>
        <w:t>You already stated what model type you used.</w:t>
      </w:r>
    </w:p>
  </w:comment>
  <w:comment w:id="180" w:author="Vladlena.Gertseva" w:date="2024-08-08T12:50:00Z" w:initials="V">
    <w:p w14:paraId="242DF52B" w14:textId="4FBDB6A9" w:rsidR="00291B70" w:rsidRDefault="00291B70">
      <w:pPr>
        <w:pStyle w:val="CommentText"/>
      </w:pPr>
      <w:r>
        <w:rPr>
          <w:rStyle w:val="CommentReference"/>
        </w:rPr>
        <w:annotationRef/>
      </w:r>
      <w:r>
        <w:t>I would list models you will present here, otherwise, it is not clear which models you are talking about in Methods.</w:t>
      </w:r>
    </w:p>
  </w:comment>
  <w:comment w:id="193" w:author="Vladlena.Gertseva" w:date="2024-08-08T13:00:00Z" w:initials="V">
    <w:p w14:paraId="50F59ABA" w14:textId="4D8E02A3" w:rsidR="00291B70" w:rsidRDefault="00291B70">
      <w:pPr>
        <w:pStyle w:val="CommentText"/>
      </w:pPr>
      <w:r>
        <w:rPr>
          <w:rStyle w:val="CommentReference"/>
        </w:rPr>
        <w:annotationRef/>
      </w:r>
      <w:r>
        <w:t>I would remove this heading and give only a small portion of information before, to generally introduce species.</w:t>
      </w:r>
    </w:p>
  </w:comment>
  <w:comment w:id="200" w:author="Vladlena.Gertseva" w:date="2024-08-08T12:56:00Z" w:initials="V">
    <w:p w14:paraId="13BFA649" w14:textId="498CC3F9" w:rsidR="00291B70" w:rsidRDefault="00291B70">
      <w:pPr>
        <w:pStyle w:val="CommentText"/>
      </w:pPr>
      <w:r>
        <w:rPr>
          <w:rStyle w:val="CommentReference"/>
        </w:rPr>
        <w:annotationRef/>
      </w:r>
      <w:r>
        <w:t>Pease add map, focusing on GOA and showing two areas you work with.</w:t>
      </w:r>
    </w:p>
  </w:comment>
  <w:comment w:id="203" w:author="Vladlena.Gertseva" w:date="2024-08-08T12:54:00Z" w:initials="V">
    <w:p w14:paraId="2224DE63" w14:textId="1B23DF28" w:rsidR="00291B70" w:rsidRDefault="00291B70">
      <w:pPr>
        <w:pStyle w:val="CommentText"/>
      </w:pPr>
      <w:r>
        <w:rPr>
          <w:rStyle w:val="CommentReference"/>
        </w:rPr>
        <w:annotationRef/>
      </w:r>
      <w:r>
        <w:t xml:space="preserve">I would not include anything this comparison to Oregon fish, as it may be confusing. </w:t>
      </w:r>
    </w:p>
  </w:comment>
  <w:comment w:id="205" w:author="Vladlena.Gertseva" w:date="2024-08-08T12:58:00Z" w:initials="V">
    <w:p w14:paraId="24AE95C3" w14:textId="2D12EEAE" w:rsidR="00291B70" w:rsidRDefault="00291B70">
      <w:pPr>
        <w:pStyle w:val="CommentText"/>
      </w:pPr>
      <w:r>
        <w:rPr>
          <w:rStyle w:val="CommentReference"/>
        </w:rPr>
        <w:annotationRef/>
      </w:r>
      <w:r>
        <w:t>I would suggest removing all of this for the manuscript.</w:t>
      </w:r>
    </w:p>
  </w:comment>
  <w:comment w:id="207" w:author="Ian.Taylor" w:date="2024-08-22T13:18:00Z" w:initials="I">
    <w:p w14:paraId="208AB4F5" w14:textId="70B17026" w:rsidR="00291B70" w:rsidRDefault="00291B70">
      <w:pPr>
        <w:pStyle w:val="CommentText"/>
      </w:pPr>
      <w:r>
        <w:rPr>
          <w:rStyle w:val="CommentReference"/>
        </w:rPr>
        <w:annotationRef/>
      </w:r>
      <w:r>
        <w:t>Why? By regulation?</w:t>
      </w:r>
    </w:p>
  </w:comment>
  <w:comment w:id="211" w:author="Ian.Taylor" w:date="2024-08-22T13:17:00Z" w:initials="I">
    <w:p w14:paraId="5660CF2D" w14:textId="4AB091D2" w:rsidR="00291B70" w:rsidRDefault="00291B70">
      <w:pPr>
        <w:pStyle w:val="CommentText"/>
      </w:pPr>
      <w:r>
        <w:rPr>
          <w:rStyle w:val="CommentReference"/>
        </w:rPr>
        <w:annotationRef/>
      </w:r>
      <w:r>
        <w:t>I’m confused about the supplemental figs. In the doc I got, S1 is spatial residuals and S2 is age-length data.</w:t>
      </w:r>
    </w:p>
  </w:comment>
  <w:comment w:id="213" w:author="Vladlena.Gertseva" w:date="2024-08-08T13:00:00Z" w:initials="V">
    <w:p w14:paraId="611407C9" w14:textId="1E8C2B38" w:rsidR="00291B70" w:rsidRDefault="00291B70">
      <w:pPr>
        <w:pStyle w:val="CommentText"/>
      </w:pPr>
      <w:r>
        <w:rPr>
          <w:rStyle w:val="CommentReference"/>
        </w:rPr>
        <w:annotationRef/>
      </w:r>
      <w:r>
        <w:t>I would remove this as well.</w:t>
      </w:r>
    </w:p>
  </w:comment>
  <w:comment w:id="214" w:author="Vladlena.Gertseva" w:date="2024-08-07T15:03:00Z" w:initials="V">
    <w:p w14:paraId="0EEDAA6C" w14:textId="0D1EB20F" w:rsidR="00291B70" w:rsidRDefault="00291B70">
      <w:pPr>
        <w:pStyle w:val="CommentText"/>
      </w:pPr>
      <w:r>
        <w:rPr>
          <w:rStyle w:val="CommentReference"/>
        </w:rPr>
        <w:annotationRef/>
      </w:r>
      <w:r>
        <w:t xml:space="preserve">This section currently reads too much as assessment report, and provide excessive amount of details for a journal readership. I would suggest to keep the text more general. </w:t>
      </w:r>
    </w:p>
  </w:comment>
  <w:comment w:id="215" w:author="Vladlena.Gertseva" w:date="2024-08-08T13:01:00Z" w:initials="V">
    <w:p w14:paraId="76E7A1DE" w14:textId="667072DD" w:rsidR="00291B70" w:rsidRDefault="00291B70">
      <w:pPr>
        <w:pStyle w:val="CommentText"/>
      </w:pPr>
      <w:r>
        <w:rPr>
          <w:rStyle w:val="CommentReference"/>
        </w:rPr>
        <w:annotationRef/>
      </w:r>
      <w:r>
        <w:t>I would certainty remove Table 1, as it is too many details for the manuscript and general FishRes readership.</w:t>
      </w:r>
    </w:p>
  </w:comment>
  <w:comment w:id="228" w:author="Vladlena.Gertseva" w:date="2024-08-08T13:10:00Z" w:initials="V">
    <w:p w14:paraId="7177B073" w14:textId="0E913CDF" w:rsidR="00291B70" w:rsidRDefault="00291B70">
      <w:pPr>
        <w:pStyle w:val="CommentText"/>
      </w:pPr>
      <w:r>
        <w:rPr>
          <w:rStyle w:val="CommentReference"/>
        </w:rPr>
        <w:annotationRef/>
      </w:r>
      <w:r>
        <w:t>I would remove all of this as well, as it appears not relevant to your research question.</w:t>
      </w:r>
    </w:p>
  </w:comment>
  <w:comment w:id="230" w:author="Vladlena.Gertseva" w:date="2024-08-08T13:11:00Z" w:initials="V">
    <w:p w14:paraId="1E2726FC" w14:textId="6835FDD2" w:rsidR="00291B70" w:rsidRDefault="00291B70">
      <w:pPr>
        <w:pStyle w:val="CommentText"/>
      </w:pPr>
      <w:r>
        <w:rPr>
          <w:rStyle w:val="CommentReference"/>
        </w:rPr>
        <w:annotationRef/>
      </w:r>
      <w:r>
        <w:t>Without listing the models in the Intro, it is not clear which models you are talking about here.</w:t>
      </w:r>
    </w:p>
  </w:comment>
  <w:comment w:id="235" w:author="Vladlena.Gertseva" w:date="2024-08-07T15:14:00Z" w:initials="V">
    <w:p w14:paraId="69AE4AB2" w14:textId="28831685" w:rsidR="00291B70" w:rsidRDefault="00291B70">
      <w:pPr>
        <w:pStyle w:val="CommentText"/>
      </w:pPr>
      <w:r>
        <w:rPr>
          <w:rStyle w:val="CommentReference"/>
        </w:rPr>
        <w:annotationRef/>
      </w:r>
      <w:r>
        <w:t xml:space="preserve">Another example of too many details. Many of FishRes readers do not use ss3, so no need for version details here. </w:t>
      </w:r>
    </w:p>
  </w:comment>
  <w:comment w:id="236" w:author="Vladlena.Gertseva" w:date="2024-08-07T15:12:00Z" w:initials="V">
    <w:p w14:paraId="53D84825" w14:textId="7012DCAA" w:rsidR="00291B70" w:rsidRDefault="00291B70">
      <w:pPr>
        <w:pStyle w:val="CommentText"/>
      </w:pPr>
      <w:r>
        <w:rPr>
          <w:rStyle w:val="CommentReference"/>
        </w:rPr>
        <w:annotationRef/>
      </w:r>
      <w:r>
        <w:t xml:space="preserve">Please change ss to ss3 throughout. Abbreviation of stock synthesis as “ss” is now obsolete. </w:t>
      </w:r>
    </w:p>
  </w:comment>
  <w:comment w:id="239" w:author="Vladlena.Gertseva" w:date="2024-08-07T17:05:00Z" w:initials="V">
    <w:p w14:paraId="2B5AE403" w14:textId="58EA0BB9" w:rsidR="00291B70" w:rsidRDefault="00291B70">
      <w:pPr>
        <w:pStyle w:val="CommentText"/>
      </w:pPr>
      <w:r>
        <w:rPr>
          <w:rStyle w:val="CommentReference"/>
        </w:rPr>
        <w:annotationRef/>
      </w:r>
    </w:p>
  </w:comment>
  <w:comment w:id="241" w:author="Vladlena.Gertseva" w:date="2024-08-08T13:12:00Z" w:initials="V">
    <w:p w14:paraId="601B8AEF" w14:textId="7152AF97" w:rsidR="00291B70" w:rsidRDefault="00291B70">
      <w:pPr>
        <w:pStyle w:val="CommentText"/>
      </w:pPr>
      <w:r>
        <w:rPr>
          <w:rStyle w:val="CommentReference"/>
        </w:rPr>
        <w:annotationRef/>
      </w:r>
      <w:r>
        <w:t>I would make it much more general, saying that growth and selectivity were estimated, and natural mortality, maturity were fixed based on … (whatever they were based on). I would not list of details on catchability, sigmaR and other specifics.</w:t>
      </w:r>
    </w:p>
  </w:comment>
  <w:comment w:id="248" w:author="Ian.Taylor" w:date="2024-08-22T13:44:00Z" w:initials="I">
    <w:p w14:paraId="2F6C5D4F" w14:textId="6544768C" w:rsidR="00291B70" w:rsidRDefault="00291B70">
      <w:pPr>
        <w:pStyle w:val="CommentText"/>
      </w:pPr>
      <w:r>
        <w:rPr>
          <w:rStyle w:val="CommentReference"/>
        </w:rPr>
        <w:annotationRef/>
      </w:r>
      <w:r>
        <w:rPr>
          <w:rStyle w:val="CommentReference"/>
        </w:rPr>
        <w:t>The availability of this stuff on github further justifies reducing lots of the details on model configuration as Vlada suggested</w:t>
      </w:r>
    </w:p>
  </w:comment>
  <w:comment w:id="249" w:author="Vladlena.Gertseva" w:date="2024-08-08T13:16:00Z" w:initials="V">
    <w:p w14:paraId="593F0A72" w14:textId="74AC856E" w:rsidR="00291B70" w:rsidRDefault="00291B70">
      <w:pPr>
        <w:pStyle w:val="CommentText"/>
      </w:pPr>
      <w:r>
        <w:rPr>
          <w:rStyle w:val="CommentReference"/>
        </w:rPr>
        <w:annotationRef/>
      </w:r>
      <w:r>
        <w:t>I would exclude this as well.</w:t>
      </w:r>
    </w:p>
  </w:comment>
  <w:comment w:id="255" w:author="Vladlena.Gertseva" w:date="2024-08-08T13:19:00Z" w:initials="V">
    <w:p w14:paraId="00F2889A" w14:textId="5A9C8C38" w:rsidR="00291B70" w:rsidRDefault="00291B70">
      <w:pPr>
        <w:pStyle w:val="CommentText"/>
      </w:pPr>
      <w:r>
        <w:rPr>
          <w:rStyle w:val="CommentReference"/>
        </w:rPr>
        <w:annotationRef/>
      </w:r>
      <w:r>
        <w:t>I would expand here on model running before saying that models were compared.</w:t>
      </w:r>
    </w:p>
  </w:comment>
  <w:comment w:id="263" w:author="Ian.Taylor" w:date="2024-08-22T13:46:00Z" w:initials="I">
    <w:p w14:paraId="675ED8D0" w14:textId="6BB80267" w:rsidR="00291B70" w:rsidRDefault="00291B70">
      <w:pPr>
        <w:pStyle w:val="CommentText"/>
      </w:pPr>
      <w:r>
        <w:rPr>
          <w:rStyle w:val="CommentReference"/>
        </w:rPr>
        <w:annotationRef/>
      </w:r>
      <w:r>
        <w:t>I would also move this to the intro (or top of methods) since it helps to have this before the methods description of how the areas were divided.</w:t>
      </w:r>
    </w:p>
  </w:comment>
  <w:comment w:id="259" w:author="Vladlena.Gertseva" w:date="2024-08-07T17:14:00Z" w:initials="V">
    <w:p w14:paraId="078CEC6C" w14:textId="04ED5E04" w:rsidR="00291B70" w:rsidRDefault="00291B70">
      <w:pPr>
        <w:pStyle w:val="CommentText"/>
      </w:pPr>
      <w:r>
        <w:rPr>
          <w:rStyle w:val="CommentReference"/>
        </w:rPr>
        <w:annotationRef/>
      </w:r>
      <w:r>
        <w:t>I would move part of this text to the Introduction, to use as justification why you decided to explore two area modeling options.</w:t>
      </w:r>
    </w:p>
  </w:comment>
  <w:comment w:id="264" w:author="Carey.McGilliard" w:date="2024-05-15T14:48:00Z" w:initials="C">
    <w:p w14:paraId="16580AD0" w14:textId="77936650" w:rsidR="00291B70" w:rsidRDefault="00291B70">
      <w:pPr>
        <w:pStyle w:val="CommentText"/>
      </w:pPr>
      <w:r>
        <w:rPr>
          <w:rStyle w:val="CommentReference"/>
        </w:rPr>
        <w:annotationRef/>
      </w:r>
      <w:r>
        <w:t>Include a table with parameter estimates for either all estimated parameters or just growth parameters in the supplemental materials.</w:t>
      </w:r>
    </w:p>
  </w:comment>
  <w:comment w:id="269" w:author="Carey.McGilliard" w:date="2024-05-15T14:49:00Z" w:initials="C">
    <w:p w14:paraId="6CC8EFFD" w14:textId="4582B3C7" w:rsidR="00291B70" w:rsidRDefault="00291B70">
      <w:pPr>
        <w:pStyle w:val="CommentText"/>
      </w:pPr>
      <w:r>
        <w:rPr>
          <w:rStyle w:val="CommentReference"/>
        </w:rPr>
        <w:annotationRef/>
      </w:r>
      <w:r>
        <w:t>Include fits to survey biomass data for one and two area models in the supplementary materials. This will cut down on the number of figs, as this is not where the main story is.</w:t>
      </w:r>
    </w:p>
  </w:comment>
  <w:comment w:id="270" w:author="Vladlena.Gertseva" w:date="2024-08-08T13:22:00Z" w:initials="V">
    <w:p w14:paraId="2E195691" w14:textId="658D4F69" w:rsidR="00291B70" w:rsidRDefault="00291B70">
      <w:pPr>
        <w:pStyle w:val="CommentText"/>
      </w:pPr>
      <w:r>
        <w:rPr>
          <w:rStyle w:val="CommentReference"/>
        </w:rPr>
        <w:annotationRef/>
      </w:r>
      <w:r>
        <w:t>This part sounds too much as assessment report. I would remove everything what distracts from general idea.</w:t>
      </w:r>
    </w:p>
  </w:comment>
  <w:comment w:id="274" w:author="Vladlena.Gertseva" w:date="2024-08-08T13:21:00Z" w:initials="V">
    <w:p w14:paraId="2A4B3627" w14:textId="3352CCC6" w:rsidR="00291B70" w:rsidRDefault="00291B70">
      <w:pPr>
        <w:pStyle w:val="CommentText"/>
      </w:pPr>
      <w:r>
        <w:rPr>
          <w:rStyle w:val="CommentReference"/>
        </w:rPr>
        <w:annotationRef/>
      </w:r>
      <w:r>
        <w:t xml:space="preserve">For example, I would keep this more general, instead of providing numbers especially by year. </w:t>
      </w:r>
    </w:p>
  </w:comment>
  <w:comment w:id="277" w:author="Carey.McGilliard" w:date="2024-05-17T09:43:00Z" w:initials="C">
    <w:p w14:paraId="622D943A" w14:textId="4E2353DB" w:rsidR="00291B70" w:rsidRDefault="00291B70">
      <w:pPr>
        <w:pStyle w:val="CommentText"/>
      </w:pPr>
      <w:r>
        <w:rPr>
          <w:rStyle w:val="CommentReference"/>
        </w:rPr>
        <w:annotationRef/>
      </w:r>
      <w:r>
        <w:t>Meaghan, maybe you can fill this in a bit with the case of NRS.</w:t>
      </w:r>
    </w:p>
  </w:comment>
  <w:comment w:id="278" w:author="Ian.Taylor" w:date="2024-08-22T14:31:00Z" w:initials="I">
    <w:p w14:paraId="59D80A7D" w14:textId="19001F5C" w:rsidR="00291B70" w:rsidRDefault="00291B70">
      <w:pPr>
        <w:pStyle w:val="CommentText"/>
      </w:pPr>
      <w:r>
        <w:t>These hypotheticals, “</w:t>
      </w:r>
      <w:r>
        <w:rPr>
          <w:rStyle w:val="CommentReference"/>
        </w:rPr>
        <w:annotationRef/>
      </w:r>
      <w:r>
        <w:t>if so” and “would inform us”, are confusing in the discussion when we’ve already seen the results.</w:t>
      </w:r>
    </w:p>
  </w:comment>
  <w:comment w:id="280" w:author="Ian.Taylor" w:date="2024-08-22T14:38:00Z" w:initials="I">
    <w:p w14:paraId="25F2B668" w14:textId="3296C8F6" w:rsidR="00291B70" w:rsidRDefault="00291B70">
      <w:pPr>
        <w:pStyle w:val="CommentText"/>
      </w:pPr>
      <w:r>
        <w:rPr>
          <w:rStyle w:val="CommentReference"/>
        </w:rPr>
        <w:annotationRef/>
      </w:r>
      <w:r>
        <w:t>?</w:t>
      </w:r>
    </w:p>
  </w:comment>
  <w:comment w:id="285" w:author="Paul Spencer" w:date="2024-07-11T17:40:00Z" w:initials="PS">
    <w:p w14:paraId="2FA00DCB" w14:textId="1DAA7B12" w:rsidR="00291B70" w:rsidRDefault="00291B70">
      <w:pPr>
        <w:pStyle w:val="CommentText"/>
      </w:pPr>
      <w:r>
        <w:rPr>
          <w:rStyle w:val="CommentReference"/>
        </w:rPr>
        <w:annotationRef/>
      </w:r>
      <w:r>
        <w:t>Is this similar to what I do for northern rockfish?</w:t>
      </w:r>
    </w:p>
  </w:comment>
  <w:comment w:id="286" w:author="Carey.McGilliard" w:date="2024-08-05T09:56:00Z" w:initials="C">
    <w:p w14:paraId="538093B3" w14:textId="37A04993" w:rsidR="00291B70" w:rsidRDefault="00291B70">
      <w:pPr>
        <w:pStyle w:val="CommentText"/>
      </w:pPr>
      <w:r>
        <w:rPr>
          <w:rStyle w:val="CommentReference"/>
        </w:rPr>
        <w:annotationRef/>
      </w:r>
      <w:r>
        <w:t>Yes, could cite this in the paragraph along with your assessment work.</w:t>
      </w:r>
    </w:p>
  </w:comment>
  <w:comment w:id="288" w:author="Vladlena.Gertseva" w:date="2024-08-07T17:48:00Z" w:initials="V">
    <w:p w14:paraId="43AF3B93" w14:textId="64175D0D" w:rsidR="00291B70" w:rsidRDefault="00291B70">
      <w:pPr>
        <w:pStyle w:val="CommentText"/>
      </w:pPr>
      <w:r>
        <w:rPr>
          <w:rStyle w:val="CommentReference"/>
        </w:rPr>
        <w:annotationRef/>
      </w:r>
      <w:r>
        <w:t>This is way too many details. I would suggest removing the entre table and mentioned in the text that you used data from two surveys, one historical</w:t>
      </w:r>
      <w:r>
        <w:softHyphen/>
        <w:t xml:space="preserve"> and one current.</w:t>
      </w:r>
    </w:p>
  </w:comment>
  <w:comment w:id="289" w:author="Vladlena.Gertseva" w:date="2024-08-07T17:49:00Z" w:initials="V">
    <w:p w14:paraId="0404B931" w14:textId="1E02DAB5" w:rsidR="00291B70" w:rsidRDefault="00291B70">
      <w:pPr>
        <w:pStyle w:val="CommentText"/>
      </w:pPr>
      <w:r>
        <w:rPr>
          <w:rStyle w:val="CommentReference"/>
        </w:rPr>
        <w:annotationRef/>
      </w:r>
      <w:r>
        <w:t>Did you mentioned anything about ABC in the text? I would include here only quantities you referred and discussed in the paper.</w:t>
      </w:r>
    </w:p>
  </w:comment>
  <w:comment w:id="290" w:author="Carey.McGilliard" w:date="2024-05-15T15:09:00Z" w:initials="C">
    <w:p w14:paraId="4F1A5DE4" w14:textId="461E6ABE" w:rsidR="00291B70" w:rsidRDefault="00291B70">
      <w:pPr>
        <w:pStyle w:val="CommentText"/>
      </w:pPr>
      <w:r>
        <w:rPr>
          <w:rStyle w:val="CommentReference"/>
        </w:rPr>
        <w:annotationRef/>
      </w:r>
      <w:r>
        <w:t>Change ABC to something more generally understandable (projected catches corresponding to F40%); describe in the methods section.</w:t>
      </w:r>
    </w:p>
  </w:comment>
  <w:comment w:id="291" w:author="Ian.Taylor" w:date="2024-08-22T14:54:00Z" w:initials="I">
    <w:p w14:paraId="734AD7CA" w14:textId="3BF26D82" w:rsidR="005519E6" w:rsidRDefault="005519E6" w:rsidP="005519E6">
      <w:pPr>
        <w:pStyle w:val="CommentText"/>
      </w:pPr>
      <w:r>
        <w:rPr>
          <w:rStyle w:val="CommentReference"/>
        </w:rPr>
        <w:annotationRef/>
      </w:r>
      <w:r>
        <w:t>I would reconfigure and combine the figures in a variety of ways.</w:t>
      </w:r>
    </w:p>
    <w:p w14:paraId="38557F9C" w14:textId="4B0BCBCC" w:rsidR="005519E6" w:rsidRDefault="005519E6" w:rsidP="005519E6">
      <w:pPr>
        <w:pStyle w:val="CommentText"/>
        <w:numPr>
          <w:ilvl w:val="0"/>
          <w:numId w:val="20"/>
        </w:numPr>
      </w:pPr>
      <w:r>
        <w:t xml:space="preserve"> Follow Vlada’s suggestions to add a map and delete Fig 2.</w:t>
      </w:r>
    </w:p>
    <w:p w14:paraId="1E962D6C" w14:textId="548BF4D0" w:rsidR="005519E6" w:rsidRDefault="005519E6" w:rsidP="005519E6">
      <w:pPr>
        <w:pStyle w:val="CommentText"/>
        <w:numPr>
          <w:ilvl w:val="0"/>
          <w:numId w:val="20"/>
        </w:numPr>
      </w:pPr>
      <w:r>
        <w:t xml:space="preserve"> Combine the length fits in figs 3 and 6 into a single 8-panel figure.</w:t>
      </w:r>
    </w:p>
    <w:p w14:paraId="724F4F0F" w14:textId="49679C51" w:rsidR="005519E6" w:rsidRDefault="005519E6" w:rsidP="005519E6">
      <w:pPr>
        <w:pStyle w:val="CommentText"/>
        <w:numPr>
          <w:ilvl w:val="0"/>
          <w:numId w:val="20"/>
        </w:numPr>
      </w:pPr>
      <w:r>
        <w:t xml:space="preserve"> Combine the age fits in figs 4 and 7 into a single 4-panel figure</w:t>
      </w:r>
    </w:p>
    <w:p w14:paraId="3C9A9554" w14:textId="08E81966" w:rsidR="005519E6" w:rsidRDefault="005519E6" w:rsidP="005519E6">
      <w:pPr>
        <w:pStyle w:val="CommentText"/>
        <w:numPr>
          <w:ilvl w:val="0"/>
          <w:numId w:val="20"/>
        </w:numPr>
      </w:pPr>
      <w:r>
        <w:t xml:space="preserve"> Choose a color for each of the 4 models and use that color for the lines throughout all figs. Currently time-series in fig 8 and selectivity in fig 9 use the same color scheme but for different fleets. I would use those same colors for expected values in the age and length fits and for the growth curves in fig 5. </w:t>
      </w:r>
    </w:p>
  </w:comment>
  <w:comment w:id="293" w:author="Vladlena.Gertseva" w:date="2024-08-07T17:51:00Z" w:initials="V">
    <w:p w14:paraId="031983DE" w14:textId="0D371A72" w:rsidR="00291B70" w:rsidRDefault="00291B70">
      <w:pPr>
        <w:pStyle w:val="CommentText"/>
      </w:pPr>
      <w:r>
        <w:rPr>
          <w:rStyle w:val="CommentReference"/>
        </w:rPr>
        <w:annotationRef/>
      </w:r>
      <w:r>
        <w:t>Maybe not separate time periods by color? The main idea to illustrate that spatial differences. The colors by time periods distract from the main point.</w:t>
      </w:r>
    </w:p>
  </w:comment>
  <w:comment w:id="294" w:author="Ian.Taylor" w:date="2024-08-22T13:36:00Z" w:initials="I">
    <w:p w14:paraId="7BA1B7EC" w14:textId="77777777" w:rsidR="00291B70" w:rsidRDefault="00291B70">
      <w:pPr>
        <w:pStyle w:val="CommentText"/>
      </w:pPr>
      <w:r>
        <w:rPr>
          <w:rStyle w:val="CommentReference"/>
        </w:rPr>
        <w:annotationRef/>
      </w:r>
      <w:r>
        <w:t xml:space="preserve">It’s true that there are too many points for the colors to work. Making the points semi-transparent would help, but it might be better to make them all semi-transparent gray instead of having annual colors. </w:t>
      </w:r>
    </w:p>
    <w:p w14:paraId="286223D6" w14:textId="77777777" w:rsidR="00291B70" w:rsidRDefault="00291B70">
      <w:pPr>
        <w:pStyle w:val="CommentText"/>
      </w:pPr>
    </w:p>
    <w:p w14:paraId="19916565" w14:textId="0619D738" w:rsidR="00291B70" w:rsidRDefault="00291B70">
      <w:pPr>
        <w:pStyle w:val="CommentText"/>
      </w:pPr>
      <w:r>
        <w:t>If you keep the colors, I think you should randomly shuffle the order of the points so that the recent years don’t all appear on top of the older years.</w:t>
      </w:r>
    </w:p>
  </w:comment>
  <w:comment w:id="296" w:author="Ian.Taylor" w:date="2024-08-22T13:48:00Z" w:initials="I">
    <w:p w14:paraId="3ACA19A2" w14:textId="191E63A4" w:rsidR="00291B70" w:rsidRDefault="00291B70">
      <w:pPr>
        <w:pStyle w:val="CommentText"/>
      </w:pPr>
      <w:r>
        <w:rPr>
          <w:rStyle w:val="CommentReference"/>
        </w:rPr>
        <w:annotationRef/>
      </w:r>
      <w:r>
        <w:t>Change figure to say “Western-Central” rather than “NOT_EASTERN”</w:t>
      </w:r>
    </w:p>
  </w:comment>
  <w:comment w:id="298" w:author="Vladlena.Gertseva" w:date="2024-08-07T17:53:00Z" w:initials="V">
    <w:p w14:paraId="6C2A2FA3" w14:textId="798B8B05" w:rsidR="00291B70" w:rsidRDefault="00291B70">
      <w:pPr>
        <w:pStyle w:val="CommentText"/>
      </w:pPr>
      <w:r>
        <w:rPr>
          <w:rStyle w:val="CommentReference"/>
        </w:rPr>
        <w:annotationRef/>
      </w:r>
      <w:r>
        <w:t>I would not include this. Enough that you mentioned it in the text that fits to indices are reasonable and similar with and without the fishery ages.</w:t>
      </w:r>
    </w:p>
  </w:comment>
  <w:comment w:id="297" w:author="Carey.McGilliard" w:date="2024-05-15T15:25:00Z" w:initials="C">
    <w:p w14:paraId="35C25D12" w14:textId="0EEFD900" w:rsidR="00291B70" w:rsidRDefault="00291B70">
      <w:pPr>
        <w:pStyle w:val="CommentText"/>
      </w:pPr>
      <w:r>
        <w:rPr>
          <w:rStyle w:val="CommentReference"/>
        </w:rPr>
        <w:annotationRef/>
      </w:r>
      <w:r>
        <w:t>I think all of the plots of fits to survey indices can go into the supplementary materials. Also, the model runs can be made public on github.</w:t>
      </w:r>
    </w:p>
  </w:comment>
  <w:comment w:id="300" w:author="Vladlena.Gertseva" w:date="2024-08-08T13:25:00Z" w:initials="V">
    <w:p w14:paraId="0F47B0F4" w14:textId="23FB9486" w:rsidR="00291B70" w:rsidRDefault="00291B70">
      <w:pPr>
        <w:pStyle w:val="CommentText"/>
      </w:pPr>
      <w:r>
        <w:rPr>
          <w:rStyle w:val="CommentReference"/>
        </w:rPr>
        <w:annotationRef/>
      </w:r>
      <w:r>
        <w:t>You may want to say a couple of words about fitting the plus group in the right side of the plot, to avoid questions from journal reviewers.</w:t>
      </w:r>
    </w:p>
  </w:comment>
  <w:comment w:id="301" w:author="Carey.McGilliard" w:date="2024-05-15T13:21:00Z" w:initials="C">
    <w:p w14:paraId="11B7CB71" w14:textId="0BCE5FC9" w:rsidR="00291B70" w:rsidRDefault="00291B70">
      <w:pPr>
        <w:pStyle w:val="CommentText"/>
      </w:pPr>
      <w:r>
        <w:rPr>
          <w:rStyle w:val="CommentReference"/>
        </w:rPr>
        <w:annotationRef/>
      </w:r>
      <w:r>
        <w:t>This figure needs a modification to specify that the growth curves were estimated using data from all areas for the one area models.</w:t>
      </w:r>
    </w:p>
  </w:comment>
  <w:comment w:id="303" w:author="Vladlena.Gertseva" w:date="2024-08-07T18:06:00Z" w:initials="V">
    <w:p w14:paraId="7DC7B84A" w14:textId="04FBF3BC" w:rsidR="00291B70" w:rsidRDefault="00291B70">
      <w:pPr>
        <w:pStyle w:val="CommentText"/>
      </w:pPr>
      <w:r>
        <w:rPr>
          <w:rStyle w:val="CommentReference"/>
        </w:rPr>
        <w:annotationRef/>
      </w:r>
      <w:r>
        <w:t>I would suggest using different color for coastwide curves, otherwise it is confusing. Also, curves are not very visible against the data points. Maybe make them more distinct (for example, using black color)?</w:t>
      </w:r>
    </w:p>
  </w:comment>
  <w:comment w:id="304" w:author="Carey.McGilliard" w:date="2024-05-15T13:28:00Z" w:initials="C">
    <w:p w14:paraId="0ACF36E0" w14:textId="4CB517EA" w:rsidR="00291B70" w:rsidRDefault="00291B70">
      <w:pPr>
        <w:pStyle w:val="CommentText"/>
      </w:pPr>
      <w:r>
        <w:rPr>
          <w:rStyle w:val="CommentReference"/>
        </w:rPr>
        <w:annotationRef/>
      </w:r>
      <w:r>
        <w:t>Here (or in the supplementary materials) it would be good to show the same plot for the fit to survey length comps in the eastern GOA for the two-area model. Ideally add a third row to this figure and show it all at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9CE8CA" w15:done="0"/>
  <w15:commentEx w15:paraId="4689B262" w15:done="0"/>
  <w15:commentEx w15:paraId="3F151034" w15:done="0"/>
  <w15:commentEx w15:paraId="71FC486E" w15:done="0"/>
  <w15:commentEx w15:paraId="6258D461" w15:done="0"/>
  <w15:commentEx w15:paraId="465A3AD7" w15:done="0"/>
  <w15:commentEx w15:paraId="0E5A0CEF" w15:done="0"/>
  <w15:commentEx w15:paraId="6184FF26" w15:done="0"/>
  <w15:commentEx w15:paraId="7BD4BA97" w15:paraIdParent="6184FF26" w15:done="0"/>
  <w15:commentEx w15:paraId="5E22C432" w15:done="0"/>
  <w15:commentEx w15:paraId="27E518B7" w15:done="0"/>
  <w15:commentEx w15:paraId="65AAD938" w15:done="0"/>
  <w15:commentEx w15:paraId="605061FF" w15:done="0"/>
  <w15:commentEx w15:paraId="3C7F26B8" w15:done="0"/>
  <w15:commentEx w15:paraId="06503420" w15:done="0"/>
  <w15:commentEx w15:paraId="4DAEB398" w15:done="0"/>
  <w15:commentEx w15:paraId="242DF52B" w15:done="0"/>
  <w15:commentEx w15:paraId="50F59ABA" w15:done="0"/>
  <w15:commentEx w15:paraId="13BFA649" w15:done="0"/>
  <w15:commentEx w15:paraId="2224DE63" w15:done="0"/>
  <w15:commentEx w15:paraId="24AE95C3" w15:done="0"/>
  <w15:commentEx w15:paraId="208AB4F5" w15:done="0"/>
  <w15:commentEx w15:paraId="5660CF2D" w15:done="0"/>
  <w15:commentEx w15:paraId="611407C9" w15:done="0"/>
  <w15:commentEx w15:paraId="0EEDAA6C" w15:done="0"/>
  <w15:commentEx w15:paraId="76E7A1DE" w15:done="0"/>
  <w15:commentEx w15:paraId="7177B073" w15:done="0"/>
  <w15:commentEx w15:paraId="1E2726FC" w15:done="0"/>
  <w15:commentEx w15:paraId="69AE4AB2" w15:done="0"/>
  <w15:commentEx w15:paraId="53D84825" w15:done="0"/>
  <w15:commentEx w15:paraId="2B5AE403" w15:done="0"/>
  <w15:commentEx w15:paraId="601B8AEF" w15:done="0"/>
  <w15:commentEx w15:paraId="2F6C5D4F" w15:done="0"/>
  <w15:commentEx w15:paraId="593F0A72" w15:done="0"/>
  <w15:commentEx w15:paraId="00F2889A" w15:done="0"/>
  <w15:commentEx w15:paraId="675ED8D0" w15:done="0"/>
  <w15:commentEx w15:paraId="078CEC6C" w15:done="0"/>
  <w15:commentEx w15:paraId="16580AD0" w15:done="0"/>
  <w15:commentEx w15:paraId="6CC8EFFD" w15:done="0"/>
  <w15:commentEx w15:paraId="2E195691" w15:done="0"/>
  <w15:commentEx w15:paraId="2A4B3627" w15:done="0"/>
  <w15:commentEx w15:paraId="622D943A" w15:done="0"/>
  <w15:commentEx w15:paraId="59D80A7D" w15:done="0"/>
  <w15:commentEx w15:paraId="25F2B668" w15:done="0"/>
  <w15:commentEx w15:paraId="2FA00DCB" w15:done="0"/>
  <w15:commentEx w15:paraId="538093B3" w15:paraIdParent="2FA00DCB" w15:done="0"/>
  <w15:commentEx w15:paraId="43AF3B93" w15:done="0"/>
  <w15:commentEx w15:paraId="0404B931" w15:done="0"/>
  <w15:commentEx w15:paraId="4F1A5DE4" w15:done="0"/>
  <w15:commentEx w15:paraId="3C9A9554" w15:done="0"/>
  <w15:commentEx w15:paraId="031983DE" w15:done="0"/>
  <w15:commentEx w15:paraId="19916565" w15:paraIdParent="031983DE" w15:done="0"/>
  <w15:commentEx w15:paraId="3ACA19A2" w15:done="0"/>
  <w15:commentEx w15:paraId="6C2A2FA3" w15:done="0"/>
  <w15:commentEx w15:paraId="35C25D12" w15:done="0"/>
  <w15:commentEx w15:paraId="0F47B0F4" w15:done="0"/>
  <w15:commentEx w15:paraId="11B7CB71" w15:done="0"/>
  <w15:commentEx w15:paraId="7DC7B84A" w15:done="0"/>
  <w15:commentEx w15:paraId="0ACF36E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273CF1" w14:textId="77777777" w:rsidR="00092CD0" w:rsidRDefault="00092CD0" w:rsidP="00452ED2">
      <w:pPr>
        <w:spacing w:after="0"/>
      </w:pPr>
      <w:r>
        <w:separator/>
      </w:r>
    </w:p>
  </w:endnote>
  <w:endnote w:type="continuationSeparator" w:id="0">
    <w:p w14:paraId="006C99AE" w14:textId="77777777" w:rsidR="00092CD0" w:rsidRDefault="00092CD0" w:rsidP="00452E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5272B0" w14:textId="77777777" w:rsidR="00092CD0" w:rsidRDefault="00092CD0" w:rsidP="00452ED2">
      <w:pPr>
        <w:spacing w:after="0"/>
      </w:pPr>
      <w:r>
        <w:separator/>
      </w:r>
    </w:p>
  </w:footnote>
  <w:footnote w:type="continuationSeparator" w:id="0">
    <w:p w14:paraId="7E57C67A" w14:textId="77777777" w:rsidR="00092CD0" w:rsidRDefault="00092CD0" w:rsidP="00452E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A02"/>
    <w:multiLevelType w:val="hybridMultilevel"/>
    <w:tmpl w:val="B328BCCC"/>
    <w:lvl w:ilvl="0" w:tplc="87C0667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D76EA"/>
    <w:multiLevelType w:val="hybridMultilevel"/>
    <w:tmpl w:val="EE42EEA8"/>
    <w:lvl w:ilvl="0" w:tplc="E0CCB10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45716"/>
    <w:multiLevelType w:val="hybridMultilevel"/>
    <w:tmpl w:val="091E31CC"/>
    <w:lvl w:ilvl="0" w:tplc="8B9C6E62">
      <w:start w:val="1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148D0"/>
    <w:multiLevelType w:val="hybridMultilevel"/>
    <w:tmpl w:val="855A36DE"/>
    <w:lvl w:ilvl="0" w:tplc="5004FB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734D9"/>
    <w:multiLevelType w:val="hybridMultilevel"/>
    <w:tmpl w:val="F2C885A8"/>
    <w:lvl w:ilvl="0" w:tplc="E152C4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0337A"/>
    <w:multiLevelType w:val="hybridMultilevel"/>
    <w:tmpl w:val="0178B636"/>
    <w:lvl w:ilvl="0" w:tplc="DC44B27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54BDD"/>
    <w:multiLevelType w:val="hybridMultilevel"/>
    <w:tmpl w:val="98AEC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F4630"/>
    <w:multiLevelType w:val="hybridMultilevel"/>
    <w:tmpl w:val="F5F08E1E"/>
    <w:lvl w:ilvl="0" w:tplc="4B08F686">
      <w:start w:val="76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2E20E5"/>
    <w:multiLevelType w:val="hybridMultilevel"/>
    <w:tmpl w:val="3168BF44"/>
    <w:lvl w:ilvl="0" w:tplc="FD9879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21A26"/>
    <w:multiLevelType w:val="hybridMultilevel"/>
    <w:tmpl w:val="129E83D2"/>
    <w:lvl w:ilvl="0" w:tplc="8B56F0D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B36AB9"/>
    <w:multiLevelType w:val="hybridMultilevel"/>
    <w:tmpl w:val="6BF4D71A"/>
    <w:lvl w:ilvl="0" w:tplc="B4A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A026A"/>
    <w:multiLevelType w:val="hybridMultilevel"/>
    <w:tmpl w:val="CC6E4754"/>
    <w:lvl w:ilvl="0" w:tplc="092AF31A">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381597"/>
    <w:multiLevelType w:val="hybridMultilevel"/>
    <w:tmpl w:val="F0EE65E8"/>
    <w:lvl w:ilvl="0" w:tplc="E7F68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BC017E"/>
    <w:multiLevelType w:val="hybridMultilevel"/>
    <w:tmpl w:val="BDB66BDE"/>
    <w:lvl w:ilvl="0" w:tplc="BEBE3850">
      <w:start w:val="1"/>
      <w:numFmt w:val="bullet"/>
      <w:lvlText w:val="•"/>
      <w:lvlJc w:val="left"/>
      <w:pPr>
        <w:tabs>
          <w:tab w:val="num" w:pos="720"/>
        </w:tabs>
        <w:ind w:left="720" w:hanging="360"/>
      </w:pPr>
      <w:rPr>
        <w:rFonts w:ascii="Arial" w:hAnsi="Arial" w:hint="default"/>
      </w:rPr>
    </w:lvl>
    <w:lvl w:ilvl="1" w:tplc="C26AE594" w:tentative="1">
      <w:start w:val="1"/>
      <w:numFmt w:val="bullet"/>
      <w:lvlText w:val="•"/>
      <w:lvlJc w:val="left"/>
      <w:pPr>
        <w:tabs>
          <w:tab w:val="num" w:pos="1440"/>
        </w:tabs>
        <w:ind w:left="1440" w:hanging="360"/>
      </w:pPr>
      <w:rPr>
        <w:rFonts w:ascii="Arial" w:hAnsi="Arial" w:hint="default"/>
      </w:rPr>
    </w:lvl>
    <w:lvl w:ilvl="2" w:tplc="F55453AE" w:tentative="1">
      <w:start w:val="1"/>
      <w:numFmt w:val="bullet"/>
      <w:lvlText w:val="•"/>
      <w:lvlJc w:val="left"/>
      <w:pPr>
        <w:tabs>
          <w:tab w:val="num" w:pos="2160"/>
        </w:tabs>
        <w:ind w:left="2160" w:hanging="360"/>
      </w:pPr>
      <w:rPr>
        <w:rFonts w:ascii="Arial" w:hAnsi="Arial" w:hint="default"/>
      </w:rPr>
    </w:lvl>
    <w:lvl w:ilvl="3" w:tplc="CEE83C36" w:tentative="1">
      <w:start w:val="1"/>
      <w:numFmt w:val="bullet"/>
      <w:lvlText w:val="•"/>
      <w:lvlJc w:val="left"/>
      <w:pPr>
        <w:tabs>
          <w:tab w:val="num" w:pos="2880"/>
        </w:tabs>
        <w:ind w:left="2880" w:hanging="360"/>
      </w:pPr>
      <w:rPr>
        <w:rFonts w:ascii="Arial" w:hAnsi="Arial" w:hint="default"/>
      </w:rPr>
    </w:lvl>
    <w:lvl w:ilvl="4" w:tplc="337C9CA0" w:tentative="1">
      <w:start w:val="1"/>
      <w:numFmt w:val="bullet"/>
      <w:lvlText w:val="•"/>
      <w:lvlJc w:val="left"/>
      <w:pPr>
        <w:tabs>
          <w:tab w:val="num" w:pos="3600"/>
        </w:tabs>
        <w:ind w:left="3600" w:hanging="360"/>
      </w:pPr>
      <w:rPr>
        <w:rFonts w:ascii="Arial" w:hAnsi="Arial" w:hint="default"/>
      </w:rPr>
    </w:lvl>
    <w:lvl w:ilvl="5" w:tplc="1DCEF242" w:tentative="1">
      <w:start w:val="1"/>
      <w:numFmt w:val="bullet"/>
      <w:lvlText w:val="•"/>
      <w:lvlJc w:val="left"/>
      <w:pPr>
        <w:tabs>
          <w:tab w:val="num" w:pos="4320"/>
        </w:tabs>
        <w:ind w:left="4320" w:hanging="360"/>
      </w:pPr>
      <w:rPr>
        <w:rFonts w:ascii="Arial" w:hAnsi="Arial" w:hint="default"/>
      </w:rPr>
    </w:lvl>
    <w:lvl w:ilvl="6" w:tplc="875C39DE" w:tentative="1">
      <w:start w:val="1"/>
      <w:numFmt w:val="bullet"/>
      <w:lvlText w:val="•"/>
      <w:lvlJc w:val="left"/>
      <w:pPr>
        <w:tabs>
          <w:tab w:val="num" w:pos="5040"/>
        </w:tabs>
        <w:ind w:left="5040" w:hanging="360"/>
      </w:pPr>
      <w:rPr>
        <w:rFonts w:ascii="Arial" w:hAnsi="Arial" w:hint="default"/>
      </w:rPr>
    </w:lvl>
    <w:lvl w:ilvl="7" w:tplc="635C504C" w:tentative="1">
      <w:start w:val="1"/>
      <w:numFmt w:val="bullet"/>
      <w:lvlText w:val="•"/>
      <w:lvlJc w:val="left"/>
      <w:pPr>
        <w:tabs>
          <w:tab w:val="num" w:pos="5760"/>
        </w:tabs>
        <w:ind w:left="5760" w:hanging="360"/>
      </w:pPr>
      <w:rPr>
        <w:rFonts w:ascii="Arial" w:hAnsi="Arial" w:hint="default"/>
      </w:rPr>
    </w:lvl>
    <w:lvl w:ilvl="8" w:tplc="D362ED9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36A3083"/>
    <w:multiLevelType w:val="hybridMultilevel"/>
    <w:tmpl w:val="385A5B32"/>
    <w:lvl w:ilvl="0" w:tplc="E4145886">
      <w:start w:val="10"/>
      <w:numFmt w:val="upperRoman"/>
      <w:pStyle w:val="Heading1"/>
      <w:suff w:val="space"/>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5053047"/>
    <w:multiLevelType w:val="hybridMultilevel"/>
    <w:tmpl w:val="6162797E"/>
    <w:lvl w:ilvl="0" w:tplc="28E64988">
      <w:start w:val="76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EE09B4"/>
    <w:multiLevelType w:val="hybridMultilevel"/>
    <w:tmpl w:val="F99EBB80"/>
    <w:lvl w:ilvl="0" w:tplc="994A579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A20B32"/>
    <w:multiLevelType w:val="hybridMultilevel"/>
    <w:tmpl w:val="DDCC8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654648"/>
    <w:multiLevelType w:val="hybridMultilevel"/>
    <w:tmpl w:val="75E8ABCA"/>
    <w:lvl w:ilvl="0" w:tplc="CD5CD148">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11947"/>
    <w:multiLevelType w:val="hybridMultilevel"/>
    <w:tmpl w:val="4CE41B7C"/>
    <w:lvl w:ilvl="0" w:tplc="D0562D4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4"/>
  </w:num>
  <w:num w:numId="4">
    <w:abstractNumId w:val="9"/>
  </w:num>
  <w:num w:numId="5">
    <w:abstractNumId w:val="12"/>
  </w:num>
  <w:num w:numId="6">
    <w:abstractNumId w:val="16"/>
  </w:num>
  <w:num w:numId="7">
    <w:abstractNumId w:val="11"/>
  </w:num>
  <w:num w:numId="8">
    <w:abstractNumId w:val="18"/>
  </w:num>
  <w:num w:numId="9">
    <w:abstractNumId w:val="10"/>
  </w:num>
  <w:num w:numId="10">
    <w:abstractNumId w:val="4"/>
  </w:num>
  <w:num w:numId="11">
    <w:abstractNumId w:val="0"/>
  </w:num>
  <w:num w:numId="12">
    <w:abstractNumId w:val="1"/>
  </w:num>
  <w:num w:numId="13">
    <w:abstractNumId w:val="15"/>
  </w:num>
  <w:num w:numId="14">
    <w:abstractNumId w:val="7"/>
  </w:num>
  <w:num w:numId="15">
    <w:abstractNumId w:val="13"/>
  </w:num>
  <w:num w:numId="16">
    <w:abstractNumId w:val="19"/>
  </w:num>
  <w:num w:numId="17">
    <w:abstractNumId w:val="8"/>
  </w:num>
  <w:num w:numId="18">
    <w:abstractNumId w:val="3"/>
  </w:num>
  <w:num w:numId="19">
    <w:abstractNumId w:val="6"/>
  </w:num>
  <w:num w:numId="2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an.Taylor">
    <w15:presenceInfo w15:providerId="None" w15:userId="Ian.Taylor"/>
  </w15:person>
  <w15:person w15:author="Vladlena.Gertseva">
    <w15:presenceInfo w15:providerId="None" w15:userId="Vladlena.Gertseva"/>
  </w15:person>
  <w15:person w15:author="Carey.McGilliard">
    <w15:presenceInfo w15:providerId="None" w15:userId="Carey.McGilliard"/>
  </w15:person>
  <w15:person w15:author="Paul Spencer">
    <w15:presenceInfo w15:providerId="None" w15:userId="Paul Spen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9F5"/>
    <w:rsid w:val="00000954"/>
    <w:rsid w:val="00000AEB"/>
    <w:rsid w:val="00000C66"/>
    <w:rsid w:val="0000161D"/>
    <w:rsid w:val="000018F6"/>
    <w:rsid w:val="00001EB9"/>
    <w:rsid w:val="00005646"/>
    <w:rsid w:val="000125DC"/>
    <w:rsid w:val="00014BF1"/>
    <w:rsid w:val="00014CDA"/>
    <w:rsid w:val="000166AB"/>
    <w:rsid w:val="00016A53"/>
    <w:rsid w:val="000170A1"/>
    <w:rsid w:val="0002101B"/>
    <w:rsid w:val="00021266"/>
    <w:rsid w:val="00021BA6"/>
    <w:rsid w:val="000221AC"/>
    <w:rsid w:val="0002227D"/>
    <w:rsid w:val="00023C2B"/>
    <w:rsid w:val="00025108"/>
    <w:rsid w:val="000252C5"/>
    <w:rsid w:val="00027781"/>
    <w:rsid w:val="000300C9"/>
    <w:rsid w:val="000318B1"/>
    <w:rsid w:val="00032695"/>
    <w:rsid w:val="00032F82"/>
    <w:rsid w:val="00032FC6"/>
    <w:rsid w:val="00035A26"/>
    <w:rsid w:val="00037315"/>
    <w:rsid w:val="0004181D"/>
    <w:rsid w:val="00043C10"/>
    <w:rsid w:val="00044137"/>
    <w:rsid w:val="00044D84"/>
    <w:rsid w:val="00045D53"/>
    <w:rsid w:val="00047353"/>
    <w:rsid w:val="000478E9"/>
    <w:rsid w:val="00047E55"/>
    <w:rsid w:val="0005010D"/>
    <w:rsid w:val="0005265E"/>
    <w:rsid w:val="0005483B"/>
    <w:rsid w:val="00055B25"/>
    <w:rsid w:val="00057C61"/>
    <w:rsid w:val="00057F50"/>
    <w:rsid w:val="0006306D"/>
    <w:rsid w:val="00063327"/>
    <w:rsid w:val="00065E64"/>
    <w:rsid w:val="00071A9A"/>
    <w:rsid w:val="0007283B"/>
    <w:rsid w:val="00073B38"/>
    <w:rsid w:val="00075CEC"/>
    <w:rsid w:val="00076D2C"/>
    <w:rsid w:val="000773F6"/>
    <w:rsid w:val="00077E07"/>
    <w:rsid w:val="00082899"/>
    <w:rsid w:val="00083171"/>
    <w:rsid w:val="000832A5"/>
    <w:rsid w:val="00083443"/>
    <w:rsid w:val="000836DF"/>
    <w:rsid w:val="00086591"/>
    <w:rsid w:val="00086C62"/>
    <w:rsid w:val="0008788B"/>
    <w:rsid w:val="0009173D"/>
    <w:rsid w:val="0009278F"/>
    <w:rsid w:val="00092CD0"/>
    <w:rsid w:val="00096019"/>
    <w:rsid w:val="00096FC5"/>
    <w:rsid w:val="00096FEB"/>
    <w:rsid w:val="00097E8B"/>
    <w:rsid w:val="000A00EB"/>
    <w:rsid w:val="000A083C"/>
    <w:rsid w:val="000A3992"/>
    <w:rsid w:val="000A4334"/>
    <w:rsid w:val="000A46FA"/>
    <w:rsid w:val="000A51F8"/>
    <w:rsid w:val="000A5372"/>
    <w:rsid w:val="000A61CB"/>
    <w:rsid w:val="000A7EE8"/>
    <w:rsid w:val="000B00FE"/>
    <w:rsid w:val="000B09D1"/>
    <w:rsid w:val="000B2322"/>
    <w:rsid w:val="000B7D45"/>
    <w:rsid w:val="000C0957"/>
    <w:rsid w:val="000C107D"/>
    <w:rsid w:val="000C1497"/>
    <w:rsid w:val="000C39F1"/>
    <w:rsid w:val="000C4FAC"/>
    <w:rsid w:val="000C595D"/>
    <w:rsid w:val="000C599A"/>
    <w:rsid w:val="000C74EE"/>
    <w:rsid w:val="000C7ADE"/>
    <w:rsid w:val="000D21FB"/>
    <w:rsid w:val="000D44DA"/>
    <w:rsid w:val="000D5219"/>
    <w:rsid w:val="000E16C7"/>
    <w:rsid w:val="000E246D"/>
    <w:rsid w:val="000E7BEC"/>
    <w:rsid w:val="000F56AE"/>
    <w:rsid w:val="000F5AE6"/>
    <w:rsid w:val="000F68DA"/>
    <w:rsid w:val="000F7CEA"/>
    <w:rsid w:val="00100641"/>
    <w:rsid w:val="001018FF"/>
    <w:rsid w:val="00102D67"/>
    <w:rsid w:val="00104FE2"/>
    <w:rsid w:val="00105FD2"/>
    <w:rsid w:val="00107A41"/>
    <w:rsid w:val="00110547"/>
    <w:rsid w:val="001133F6"/>
    <w:rsid w:val="00113E4A"/>
    <w:rsid w:val="0011473B"/>
    <w:rsid w:val="001156E1"/>
    <w:rsid w:val="00115C9A"/>
    <w:rsid w:val="0011622E"/>
    <w:rsid w:val="00122FDB"/>
    <w:rsid w:val="00124FB6"/>
    <w:rsid w:val="00126E5E"/>
    <w:rsid w:val="001277CF"/>
    <w:rsid w:val="001277F2"/>
    <w:rsid w:val="001300C5"/>
    <w:rsid w:val="001378E4"/>
    <w:rsid w:val="001407DA"/>
    <w:rsid w:val="0014094A"/>
    <w:rsid w:val="00141CAA"/>
    <w:rsid w:val="00142B31"/>
    <w:rsid w:val="001443D6"/>
    <w:rsid w:val="00145F54"/>
    <w:rsid w:val="001460F9"/>
    <w:rsid w:val="001471DE"/>
    <w:rsid w:val="00151505"/>
    <w:rsid w:val="00152E95"/>
    <w:rsid w:val="0015366C"/>
    <w:rsid w:val="00156F83"/>
    <w:rsid w:val="001576C5"/>
    <w:rsid w:val="00161543"/>
    <w:rsid w:val="00162257"/>
    <w:rsid w:val="0016467C"/>
    <w:rsid w:val="00165D47"/>
    <w:rsid w:val="00165E39"/>
    <w:rsid w:val="00170622"/>
    <w:rsid w:val="00170E7F"/>
    <w:rsid w:val="001724FD"/>
    <w:rsid w:val="0017359C"/>
    <w:rsid w:val="0017374C"/>
    <w:rsid w:val="00173D3C"/>
    <w:rsid w:val="00173DFA"/>
    <w:rsid w:val="00175257"/>
    <w:rsid w:val="0017568C"/>
    <w:rsid w:val="00175706"/>
    <w:rsid w:val="001768E5"/>
    <w:rsid w:val="001809FA"/>
    <w:rsid w:val="00182B11"/>
    <w:rsid w:val="00182FD9"/>
    <w:rsid w:val="00183DF6"/>
    <w:rsid w:val="0018677E"/>
    <w:rsid w:val="00192197"/>
    <w:rsid w:val="001927E7"/>
    <w:rsid w:val="00193A61"/>
    <w:rsid w:val="00194CF5"/>
    <w:rsid w:val="00195BB1"/>
    <w:rsid w:val="00196EA9"/>
    <w:rsid w:val="00197C4E"/>
    <w:rsid w:val="001A1821"/>
    <w:rsid w:val="001A29CC"/>
    <w:rsid w:val="001A5043"/>
    <w:rsid w:val="001A7CE0"/>
    <w:rsid w:val="001B1D73"/>
    <w:rsid w:val="001B2980"/>
    <w:rsid w:val="001B614A"/>
    <w:rsid w:val="001B6EAE"/>
    <w:rsid w:val="001B70B6"/>
    <w:rsid w:val="001B767B"/>
    <w:rsid w:val="001C2B65"/>
    <w:rsid w:val="001C5E5B"/>
    <w:rsid w:val="001C61DC"/>
    <w:rsid w:val="001C7484"/>
    <w:rsid w:val="001D04D4"/>
    <w:rsid w:val="001D1090"/>
    <w:rsid w:val="001D363E"/>
    <w:rsid w:val="001D43FE"/>
    <w:rsid w:val="001D44F4"/>
    <w:rsid w:val="001D6115"/>
    <w:rsid w:val="001D6961"/>
    <w:rsid w:val="001D745B"/>
    <w:rsid w:val="001E03DE"/>
    <w:rsid w:val="001E20ED"/>
    <w:rsid w:val="001E2434"/>
    <w:rsid w:val="001E5710"/>
    <w:rsid w:val="001E57BE"/>
    <w:rsid w:val="001E6A60"/>
    <w:rsid w:val="001F017C"/>
    <w:rsid w:val="001F302D"/>
    <w:rsid w:val="001F4434"/>
    <w:rsid w:val="001F6D69"/>
    <w:rsid w:val="00200128"/>
    <w:rsid w:val="00200B39"/>
    <w:rsid w:val="0020134E"/>
    <w:rsid w:val="00202234"/>
    <w:rsid w:val="0020263E"/>
    <w:rsid w:val="0020270A"/>
    <w:rsid w:val="00204DBE"/>
    <w:rsid w:val="0020671D"/>
    <w:rsid w:val="002068E9"/>
    <w:rsid w:val="00211096"/>
    <w:rsid w:val="0021109C"/>
    <w:rsid w:val="002142D4"/>
    <w:rsid w:val="00214553"/>
    <w:rsid w:val="0021472D"/>
    <w:rsid w:val="00221B54"/>
    <w:rsid w:val="00223056"/>
    <w:rsid w:val="0022512C"/>
    <w:rsid w:val="00231EA5"/>
    <w:rsid w:val="00234B2B"/>
    <w:rsid w:val="00235B1E"/>
    <w:rsid w:val="00237CAE"/>
    <w:rsid w:val="002417B4"/>
    <w:rsid w:val="0024205A"/>
    <w:rsid w:val="0024268C"/>
    <w:rsid w:val="002450F0"/>
    <w:rsid w:val="00246359"/>
    <w:rsid w:val="00246A1E"/>
    <w:rsid w:val="00253D7E"/>
    <w:rsid w:val="00255CE7"/>
    <w:rsid w:val="00261020"/>
    <w:rsid w:val="00267A49"/>
    <w:rsid w:val="0027171E"/>
    <w:rsid w:val="00271984"/>
    <w:rsid w:val="00273F82"/>
    <w:rsid w:val="00276C39"/>
    <w:rsid w:val="0027728E"/>
    <w:rsid w:val="0027762A"/>
    <w:rsid w:val="00282F10"/>
    <w:rsid w:val="00283150"/>
    <w:rsid w:val="0028455D"/>
    <w:rsid w:val="0028469B"/>
    <w:rsid w:val="00285EC0"/>
    <w:rsid w:val="002879E5"/>
    <w:rsid w:val="00287F45"/>
    <w:rsid w:val="002900AE"/>
    <w:rsid w:val="00291B70"/>
    <w:rsid w:val="0029290C"/>
    <w:rsid w:val="00292E50"/>
    <w:rsid w:val="00293C7E"/>
    <w:rsid w:val="0029404A"/>
    <w:rsid w:val="002A1DDA"/>
    <w:rsid w:val="002A46AB"/>
    <w:rsid w:val="002A4EB7"/>
    <w:rsid w:val="002A642A"/>
    <w:rsid w:val="002B0131"/>
    <w:rsid w:val="002B04EF"/>
    <w:rsid w:val="002B087C"/>
    <w:rsid w:val="002B10DB"/>
    <w:rsid w:val="002B1486"/>
    <w:rsid w:val="002B318C"/>
    <w:rsid w:val="002B3DB9"/>
    <w:rsid w:val="002B4F06"/>
    <w:rsid w:val="002B61BF"/>
    <w:rsid w:val="002B76FE"/>
    <w:rsid w:val="002C227F"/>
    <w:rsid w:val="002C2418"/>
    <w:rsid w:val="002C34F8"/>
    <w:rsid w:val="002C5308"/>
    <w:rsid w:val="002C606B"/>
    <w:rsid w:val="002C60B2"/>
    <w:rsid w:val="002D0664"/>
    <w:rsid w:val="002D27CB"/>
    <w:rsid w:val="002D2933"/>
    <w:rsid w:val="002D3310"/>
    <w:rsid w:val="002D47EE"/>
    <w:rsid w:val="002D52EB"/>
    <w:rsid w:val="002D5F1E"/>
    <w:rsid w:val="002D67AE"/>
    <w:rsid w:val="002E4D0D"/>
    <w:rsid w:val="002E78A2"/>
    <w:rsid w:val="002F01E9"/>
    <w:rsid w:val="002F0789"/>
    <w:rsid w:val="002F084A"/>
    <w:rsid w:val="002F08A4"/>
    <w:rsid w:val="002F0B9F"/>
    <w:rsid w:val="002F13E2"/>
    <w:rsid w:val="002F1A99"/>
    <w:rsid w:val="002F3AA0"/>
    <w:rsid w:val="002F5180"/>
    <w:rsid w:val="002F57A9"/>
    <w:rsid w:val="002F59F5"/>
    <w:rsid w:val="002F72AA"/>
    <w:rsid w:val="00300AE0"/>
    <w:rsid w:val="00300B2B"/>
    <w:rsid w:val="00302D60"/>
    <w:rsid w:val="00303739"/>
    <w:rsid w:val="00305075"/>
    <w:rsid w:val="00305141"/>
    <w:rsid w:val="00307A16"/>
    <w:rsid w:val="00310F1F"/>
    <w:rsid w:val="0031489C"/>
    <w:rsid w:val="0032088C"/>
    <w:rsid w:val="003222D0"/>
    <w:rsid w:val="00323ACB"/>
    <w:rsid w:val="00323F9E"/>
    <w:rsid w:val="00326403"/>
    <w:rsid w:val="00332E08"/>
    <w:rsid w:val="003359D6"/>
    <w:rsid w:val="00336042"/>
    <w:rsid w:val="00336A42"/>
    <w:rsid w:val="003373B7"/>
    <w:rsid w:val="003409B5"/>
    <w:rsid w:val="00342431"/>
    <w:rsid w:val="003433C7"/>
    <w:rsid w:val="00346909"/>
    <w:rsid w:val="0034693C"/>
    <w:rsid w:val="003517B6"/>
    <w:rsid w:val="00351920"/>
    <w:rsid w:val="003519D2"/>
    <w:rsid w:val="003525B2"/>
    <w:rsid w:val="003525E0"/>
    <w:rsid w:val="00353CEE"/>
    <w:rsid w:val="00354423"/>
    <w:rsid w:val="00356FA7"/>
    <w:rsid w:val="003575FA"/>
    <w:rsid w:val="003605DB"/>
    <w:rsid w:val="00362E86"/>
    <w:rsid w:val="0036437A"/>
    <w:rsid w:val="00364622"/>
    <w:rsid w:val="003648CD"/>
    <w:rsid w:val="00364A83"/>
    <w:rsid w:val="00365850"/>
    <w:rsid w:val="00367ED7"/>
    <w:rsid w:val="00370872"/>
    <w:rsid w:val="00372149"/>
    <w:rsid w:val="00373C7A"/>
    <w:rsid w:val="00373DFB"/>
    <w:rsid w:val="00374F1B"/>
    <w:rsid w:val="00375151"/>
    <w:rsid w:val="0037534A"/>
    <w:rsid w:val="00375CA8"/>
    <w:rsid w:val="00377FD4"/>
    <w:rsid w:val="00380ECF"/>
    <w:rsid w:val="00381D10"/>
    <w:rsid w:val="0038271F"/>
    <w:rsid w:val="00384387"/>
    <w:rsid w:val="00387385"/>
    <w:rsid w:val="00387765"/>
    <w:rsid w:val="0039004B"/>
    <w:rsid w:val="0039039B"/>
    <w:rsid w:val="00390B98"/>
    <w:rsid w:val="00391DC9"/>
    <w:rsid w:val="00393F3E"/>
    <w:rsid w:val="00393FF2"/>
    <w:rsid w:val="003A446C"/>
    <w:rsid w:val="003A4D5C"/>
    <w:rsid w:val="003A4EDC"/>
    <w:rsid w:val="003A4F35"/>
    <w:rsid w:val="003A6134"/>
    <w:rsid w:val="003A625C"/>
    <w:rsid w:val="003A7926"/>
    <w:rsid w:val="003A7BCC"/>
    <w:rsid w:val="003B2D41"/>
    <w:rsid w:val="003B3070"/>
    <w:rsid w:val="003B38D1"/>
    <w:rsid w:val="003B3EFF"/>
    <w:rsid w:val="003B7E42"/>
    <w:rsid w:val="003C0143"/>
    <w:rsid w:val="003C03E8"/>
    <w:rsid w:val="003C1279"/>
    <w:rsid w:val="003C2E36"/>
    <w:rsid w:val="003C4644"/>
    <w:rsid w:val="003C48BC"/>
    <w:rsid w:val="003C4956"/>
    <w:rsid w:val="003C54EA"/>
    <w:rsid w:val="003D44D3"/>
    <w:rsid w:val="003D6009"/>
    <w:rsid w:val="003D7354"/>
    <w:rsid w:val="003E09CE"/>
    <w:rsid w:val="003E49DF"/>
    <w:rsid w:val="003E6768"/>
    <w:rsid w:val="003E7BED"/>
    <w:rsid w:val="003F01F0"/>
    <w:rsid w:val="003F0689"/>
    <w:rsid w:val="003F1474"/>
    <w:rsid w:val="003F2653"/>
    <w:rsid w:val="003F50AE"/>
    <w:rsid w:val="003F5901"/>
    <w:rsid w:val="003F65E8"/>
    <w:rsid w:val="00403327"/>
    <w:rsid w:val="00403FFA"/>
    <w:rsid w:val="00410437"/>
    <w:rsid w:val="00410A10"/>
    <w:rsid w:val="00410C88"/>
    <w:rsid w:val="00411F36"/>
    <w:rsid w:val="00416F6C"/>
    <w:rsid w:val="00417051"/>
    <w:rsid w:val="00417817"/>
    <w:rsid w:val="0042005F"/>
    <w:rsid w:val="0042080C"/>
    <w:rsid w:val="0042183D"/>
    <w:rsid w:val="0042194B"/>
    <w:rsid w:val="0042275B"/>
    <w:rsid w:val="004234B9"/>
    <w:rsid w:val="004245D4"/>
    <w:rsid w:val="00424767"/>
    <w:rsid w:val="0042525F"/>
    <w:rsid w:val="004273C3"/>
    <w:rsid w:val="00433F99"/>
    <w:rsid w:val="00434124"/>
    <w:rsid w:val="00436355"/>
    <w:rsid w:val="00440D26"/>
    <w:rsid w:val="004439FC"/>
    <w:rsid w:val="00443C60"/>
    <w:rsid w:val="004459DD"/>
    <w:rsid w:val="00445C18"/>
    <w:rsid w:val="004470DD"/>
    <w:rsid w:val="00447876"/>
    <w:rsid w:val="00450A4D"/>
    <w:rsid w:val="00450C53"/>
    <w:rsid w:val="00451334"/>
    <w:rsid w:val="00452B8A"/>
    <w:rsid w:val="00452ED2"/>
    <w:rsid w:val="004546F9"/>
    <w:rsid w:val="0045534E"/>
    <w:rsid w:val="004561FD"/>
    <w:rsid w:val="0046104B"/>
    <w:rsid w:val="00461323"/>
    <w:rsid w:val="00464A57"/>
    <w:rsid w:val="0046757A"/>
    <w:rsid w:val="00467F68"/>
    <w:rsid w:val="00470837"/>
    <w:rsid w:val="00470A96"/>
    <w:rsid w:val="004713A5"/>
    <w:rsid w:val="004726BE"/>
    <w:rsid w:val="004744ED"/>
    <w:rsid w:val="00475DD8"/>
    <w:rsid w:val="00477A0C"/>
    <w:rsid w:val="00480A74"/>
    <w:rsid w:val="00482916"/>
    <w:rsid w:val="0048513C"/>
    <w:rsid w:val="0048520E"/>
    <w:rsid w:val="0048619C"/>
    <w:rsid w:val="004866BC"/>
    <w:rsid w:val="00490D04"/>
    <w:rsid w:val="004919F1"/>
    <w:rsid w:val="00491AE6"/>
    <w:rsid w:val="00492055"/>
    <w:rsid w:val="00495CA9"/>
    <w:rsid w:val="004968FE"/>
    <w:rsid w:val="00496A66"/>
    <w:rsid w:val="004971A6"/>
    <w:rsid w:val="004A0483"/>
    <w:rsid w:val="004A0A76"/>
    <w:rsid w:val="004A4BFC"/>
    <w:rsid w:val="004A5B6D"/>
    <w:rsid w:val="004A7E59"/>
    <w:rsid w:val="004B0C26"/>
    <w:rsid w:val="004B1A25"/>
    <w:rsid w:val="004B206F"/>
    <w:rsid w:val="004B3397"/>
    <w:rsid w:val="004B5001"/>
    <w:rsid w:val="004B5613"/>
    <w:rsid w:val="004B6752"/>
    <w:rsid w:val="004B7484"/>
    <w:rsid w:val="004B77E8"/>
    <w:rsid w:val="004B7ED8"/>
    <w:rsid w:val="004C05E2"/>
    <w:rsid w:val="004C27AB"/>
    <w:rsid w:val="004C3372"/>
    <w:rsid w:val="004C3647"/>
    <w:rsid w:val="004C3BFD"/>
    <w:rsid w:val="004C6BF6"/>
    <w:rsid w:val="004C7FDA"/>
    <w:rsid w:val="004D04AD"/>
    <w:rsid w:val="004D13DB"/>
    <w:rsid w:val="004D2FE4"/>
    <w:rsid w:val="004D36C4"/>
    <w:rsid w:val="004D4E55"/>
    <w:rsid w:val="004D5DF2"/>
    <w:rsid w:val="004D6902"/>
    <w:rsid w:val="004E0372"/>
    <w:rsid w:val="004E08FE"/>
    <w:rsid w:val="004E09A3"/>
    <w:rsid w:val="004E17E8"/>
    <w:rsid w:val="004E1C0A"/>
    <w:rsid w:val="004E30F6"/>
    <w:rsid w:val="004E374C"/>
    <w:rsid w:val="004E5CA7"/>
    <w:rsid w:val="004E6C42"/>
    <w:rsid w:val="004E701A"/>
    <w:rsid w:val="004E7158"/>
    <w:rsid w:val="004E7704"/>
    <w:rsid w:val="004F4EC9"/>
    <w:rsid w:val="00500D7E"/>
    <w:rsid w:val="0050318B"/>
    <w:rsid w:val="005054D4"/>
    <w:rsid w:val="00506527"/>
    <w:rsid w:val="00506C3D"/>
    <w:rsid w:val="005072DB"/>
    <w:rsid w:val="00511A83"/>
    <w:rsid w:val="00512464"/>
    <w:rsid w:val="0051287E"/>
    <w:rsid w:val="00515DDB"/>
    <w:rsid w:val="005162D8"/>
    <w:rsid w:val="00521C14"/>
    <w:rsid w:val="00521ED2"/>
    <w:rsid w:val="00521F35"/>
    <w:rsid w:val="00522D27"/>
    <w:rsid w:val="0052310F"/>
    <w:rsid w:val="00526E4E"/>
    <w:rsid w:val="005304AA"/>
    <w:rsid w:val="005329A4"/>
    <w:rsid w:val="005333C3"/>
    <w:rsid w:val="005347FE"/>
    <w:rsid w:val="005355CB"/>
    <w:rsid w:val="00536E40"/>
    <w:rsid w:val="00536EEE"/>
    <w:rsid w:val="0054371E"/>
    <w:rsid w:val="005450AD"/>
    <w:rsid w:val="00546817"/>
    <w:rsid w:val="005519E6"/>
    <w:rsid w:val="00551C5A"/>
    <w:rsid w:val="00551CCA"/>
    <w:rsid w:val="00551EFE"/>
    <w:rsid w:val="005524B7"/>
    <w:rsid w:val="00552CCD"/>
    <w:rsid w:val="00552CF9"/>
    <w:rsid w:val="00553BA6"/>
    <w:rsid w:val="00554D5C"/>
    <w:rsid w:val="00560F76"/>
    <w:rsid w:val="005640BE"/>
    <w:rsid w:val="005641FB"/>
    <w:rsid w:val="005649A2"/>
    <w:rsid w:val="00564CC6"/>
    <w:rsid w:val="005664CB"/>
    <w:rsid w:val="00567F98"/>
    <w:rsid w:val="0057199F"/>
    <w:rsid w:val="00571E93"/>
    <w:rsid w:val="00573D67"/>
    <w:rsid w:val="005743B7"/>
    <w:rsid w:val="00576237"/>
    <w:rsid w:val="00581552"/>
    <w:rsid w:val="00581D07"/>
    <w:rsid w:val="00584B67"/>
    <w:rsid w:val="00585C59"/>
    <w:rsid w:val="0058652A"/>
    <w:rsid w:val="005867A4"/>
    <w:rsid w:val="00587F33"/>
    <w:rsid w:val="00592712"/>
    <w:rsid w:val="00592E38"/>
    <w:rsid w:val="005938F6"/>
    <w:rsid w:val="005A088E"/>
    <w:rsid w:val="005A2146"/>
    <w:rsid w:val="005A2D37"/>
    <w:rsid w:val="005A36C1"/>
    <w:rsid w:val="005A3AB1"/>
    <w:rsid w:val="005A42A3"/>
    <w:rsid w:val="005A47A4"/>
    <w:rsid w:val="005A5AB4"/>
    <w:rsid w:val="005B0A2E"/>
    <w:rsid w:val="005B0D6C"/>
    <w:rsid w:val="005B313D"/>
    <w:rsid w:val="005B5CA8"/>
    <w:rsid w:val="005B77D8"/>
    <w:rsid w:val="005C005B"/>
    <w:rsid w:val="005C1B80"/>
    <w:rsid w:val="005C1DB1"/>
    <w:rsid w:val="005C27D5"/>
    <w:rsid w:val="005C2823"/>
    <w:rsid w:val="005C3329"/>
    <w:rsid w:val="005C36F8"/>
    <w:rsid w:val="005C74F7"/>
    <w:rsid w:val="005C7544"/>
    <w:rsid w:val="005C7764"/>
    <w:rsid w:val="005D584C"/>
    <w:rsid w:val="005D6CEE"/>
    <w:rsid w:val="005D7A58"/>
    <w:rsid w:val="005D7DB1"/>
    <w:rsid w:val="005E176E"/>
    <w:rsid w:val="005E3092"/>
    <w:rsid w:val="005E404D"/>
    <w:rsid w:val="005E4312"/>
    <w:rsid w:val="005E6DAF"/>
    <w:rsid w:val="005E7724"/>
    <w:rsid w:val="005F1531"/>
    <w:rsid w:val="005F1D4B"/>
    <w:rsid w:val="005F3B8B"/>
    <w:rsid w:val="005F7D7B"/>
    <w:rsid w:val="00600355"/>
    <w:rsid w:val="00600E2C"/>
    <w:rsid w:val="00602DA8"/>
    <w:rsid w:val="006063BC"/>
    <w:rsid w:val="00606E45"/>
    <w:rsid w:val="00610276"/>
    <w:rsid w:val="006105DD"/>
    <w:rsid w:val="00610DD3"/>
    <w:rsid w:val="00610E8E"/>
    <w:rsid w:val="00611F4F"/>
    <w:rsid w:val="00612154"/>
    <w:rsid w:val="006124BE"/>
    <w:rsid w:val="0061301B"/>
    <w:rsid w:val="00613683"/>
    <w:rsid w:val="006139B2"/>
    <w:rsid w:val="00614C5F"/>
    <w:rsid w:val="00621E1D"/>
    <w:rsid w:val="00623B51"/>
    <w:rsid w:val="00625108"/>
    <w:rsid w:val="00625DDE"/>
    <w:rsid w:val="0062612F"/>
    <w:rsid w:val="0062748E"/>
    <w:rsid w:val="006351C6"/>
    <w:rsid w:val="0063796D"/>
    <w:rsid w:val="00640471"/>
    <w:rsid w:val="00641F5D"/>
    <w:rsid w:val="00642410"/>
    <w:rsid w:val="00642D08"/>
    <w:rsid w:val="00644810"/>
    <w:rsid w:val="0064607C"/>
    <w:rsid w:val="00647042"/>
    <w:rsid w:val="0064750D"/>
    <w:rsid w:val="006500BE"/>
    <w:rsid w:val="00651C31"/>
    <w:rsid w:val="006524C4"/>
    <w:rsid w:val="00653FEC"/>
    <w:rsid w:val="00654B06"/>
    <w:rsid w:val="00656368"/>
    <w:rsid w:val="00656B03"/>
    <w:rsid w:val="006577F4"/>
    <w:rsid w:val="00661927"/>
    <w:rsid w:val="00663D96"/>
    <w:rsid w:val="00664EBB"/>
    <w:rsid w:val="00665045"/>
    <w:rsid w:val="0066672A"/>
    <w:rsid w:val="006668B5"/>
    <w:rsid w:val="00667518"/>
    <w:rsid w:val="00667C87"/>
    <w:rsid w:val="006714EA"/>
    <w:rsid w:val="00671520"/>
    <w:rsid w:val="00672F84"/>
    <w:rsid w:val="006733E6"/>
    <w:rsid w:val="00674E8B"/>
    <w:rsid w:val="00674EF9"/>
    <w:rsid w:val="00675446"/>
    <w:rsid w:val="006755EA"/>
    <w:rsid w:val="00676295"/>
    <w:rsid w:val="0068062B"/>
    <w:rsid w:val="00680C7C"/>
    <w:rsid w:val="00682516"/>
    <w:rsid w:val="00683723"/>
    <w:rsid w:val="00683FA5"/>
    <w:rsid w:val="00684D6E"/>
    <w:rsid w:val="00687C52"/>
    <w:rsid w:val="00687E8F"/>
    <w:rsid w:val="00691451"/>
    <w:rsid w:val="0069147C"/>
    <w:rsid w:val="006935E1"/>
    <w:rsid w:val="00696910"/>
    <w:rsid w:val="006A05C4"/>
    <w:rsid w:val="006A349F"/>
    <w:rsid w:val="006A63DB"/>
    <w:rsid w:val="006A6660"/>
    <w:rsid w:val="006A7229"/>
    <w:rsid w:val="006A7B28"/>
    <w:rsid w:val="006B0B2D"/>
    <w:rsid w:val="006B0D96"/>
    <w:rsid w:val="006B2FA9"/>
    <w:rsid w:val="006B5BC3"/>
    <w:rsid w:val="006B7450"/>
    <w:rsid w:val="006B7A79"/>
    <w:rsid w:val="006C0819"/>
    <w:rsid w:val="006C08C0"/>
    <w:rsid w:val="006C1375"/>
    <w:rsid w:val="006C139D"/>
    <w:rsid w:val="006C3024"/>
    <w:rsid w:val="006C519D"/>
    <w:rsid w:val="006C5672"/>
    <w:rsid w:val="006C6CA1"/>
    <w:rsid w:val="006C7421"/>
    <w:rsid w:val="006D14D7"/>
    <w:rsid w:val="006D2128"/>
    <w:rsid w:val="006D2AD4"/>
    <w:rsid w:val="006D52E5"/>
    <w:rsid w:val="006D6AB3"/>
    <w:rsid w:val="006E3B9D"/>
    <w:rsid w:val="006E48C8"/>
    <w:rsid w:val="006E5C4B"/>
    <w:rsid w:val="006E77EE"/>
    <w:rsid w:val="006F35FA"/>
    <w:rsid w:val="006F375E"/>
    <w:rsid w:val="006F4291"/>
    <w:rsid w:val="006F7351"/>
    <w:rsid w:val="00701359"/>
    <w:rsid w:val="00701536"/>
    <w:rsid w:val="0070350C"/>
    <w:rsid w:val="00704CB2"/>
    <w:rsid w:val="00706181"/>
    <w:rsid w:val="0071088B"/>
    <w:rsid w:val="007111C4"/>
    <w:rsid w:val="007116C4"/>
    <w:rsid w:val="00713C6A"/>
    <w:rsid w:val="00715781"/>
    <w:rsid w:val="00716640"/>
    <w:rsid w:val="00720D4F"/>
    <w:rsid w:val="007211A2"/>
    <w:rsid w:val="0072131A"/>
    <w:rsid w:val="00722F9C"/>
    <w:rsid w:val="00723725"/>
    <w:rsid w:val="0072501E"/>
    <w:rsid w:val="00727086"/>
    <w:rsid w:val="007270AA"/>
    <w:rsid w:val="007272FF"/>
    <w:rsid w:val="007301DB"/>
    <w:rsid w:val="0073174C"/>
    <w:rsid w:val="00732214"/>
    <w:rsid w:val="007332B3"/>
    <w:rsid w:val="0073554F"/>
    <w:rsid w:val="0073618F"/>
    <w:rsid w:val="00737D83"/>
    <w:rsid w:val="007424D0"/>
    <w:rsid w:val="0074308A"/>
    <w:rsid w:val="00743DB3"/>
    <w:rsid w:val="00746CDA"/>
    <w:rsid w:val="00750984"/>
    <w:rsid w:val="0075121D"/>
    <w:rsid w:val="00754CAE"/>
    <w:rsid w:val="007575F5"/>
    <w:rsid w:val="0076104A"/>
    <w:rsid w:val="00761435"/>
    <w:rsid w:val="00762885"/>
    <w:rsid w:val="00763CEC"/>
    <w:rsid w:val="00764739"/>
    <w:rsid w:val="0076477C"/>
    <w:rsid w:val="007657E6"/>
    <w:rsid w:val="00766360"/>
    <w:rsid w:val="00766EFA"/>
    <w:rsid w:val="0077221B"/>
    <w:rsid w:val="00772A1E"/>
    <w:rsid w:val="0077582E"/>
    <w:rsid w:val="00775DDA"/>
    <w:rsid w:val="0077653A"/>
    <w:rsid w:val="007861B8"/>
    <w:rsid w:val="00786B05"/>
    <w:rsid w:val="007904CA"/>
    <w:rsid w:val="00790C78"/>
    <w:rsid w:val="007910CA"/>
    <w:rsid w:val="00791487"/>
    <w:rsid w:val="007946FA"/>
    <w:rsid w:val="007A12E5"/>
    <w:rsid w:val="007A4ED6"/>
    <w:rsid w:val="007A58FD"/>
    <w:rsid w:val="007A78AC"/>
    <w:rsid w:val="007B1063"/>
    <w:rsid w:val="007B2C29"/>
    <w:rsid w:val="007B4AE7"/>
    <w:rsid w:val="007B4D92"/>
    <w:rsid w:val="007B5F69"/>
    <w:rsid w:val="007C18E7"/>
    <w:rsid w:val="007C3887"/>
    <w:rsid w:val="007C3A63"/>
    <w:rsid w:val="007C3DBA"/>
    <w:rsid w:val="007C48C7"/>
    <w:rsid w:val="007C5080"/>
    <w:rsid w:val="007C52A0"/>
    <w:rsid w:val="007C7134"/>
    <w:rsid w:val="007C7DD2"/>
    <w:rsid w:val="007D0B84"/>
    <w:rsid w:val="007D168D"/>
    <w:rsid w:val="007D215A"/>
    <w:rsid w:val="007D4E20"/>
    <w:rsid w:val="007D59DB"/>
    <w:rsid w:val="007D7A66"/>
    <w:rsid w:val="007E1997"/>
    <w:rsid w:val="007E1A6C"/>
    <w:rsid w:val="007E33DD"/>
    <w:rsid w:val="007E3900"/>
    <w:rsid w:val="007E4155"/>
    <w:rsid w:val="007E48BC"/>
    <w:rsid w:val="007E64A0"/>
    <w:rsid w:val="007F0B5A"/>
    <w:rsid w:val="007F21AA"/>
    <w:rsid w:val="007F3E46"/>
    <w:rsid w:val="007F6381"/>
    <w:rsid w:val="007F6E24"/>
    <w:rsid w:val="00800D34"/>
    <w:rsid w:val="0080156F"/>
    <w:rsid w:val="008029FF"/>
    <w:rsid w:val="00803569"/>
    <w:rsid w:val="0080694B"/>
    <w:rsid w:val="00806C9D"/>
    <w:rsid w:val="008078EA"/>
    <w:rsid w:val="0081290C"/>
    <w:rsid w:val="008133D1"/>
    <w:rsid w:val="008155E9"/>
    <w:rsid w:val="00816649"/>
    <w:rsid w:val="00817032"/>
    <w:rsid w:val="00820329"/>
    <w:rsid w:val="00822741"/>
    <w:rsid w:val="00823BB7"/>
    <w:rsid w:val="00826182"/>
    <w:rsid w:val="00826FCE"/>
    <w:rsid w:val="0083147B"/>
    <w:rsid w:val="008358A4"/>
    <w:rsid w:val="008412F9"/>
    <w:rsid w:val="00841F85"/>
    <w:rsid w:val="00841FAB"/>
    <w:rsid w:val="00842436"/>
    <w:rsid w:val="00842EF1"/>
    <w:rsid w:val="00843447"/>
    <w:rsid w:val="0084555E"/>
    <w:rsid w:val="00845D99"/>
    <w:rsid w:val="008460B5"/>
    <w:rsid w:val="00846F0F"/>
    <w:rsid w:val="00847A1A"/>
    <w:rsid w:val="0085207B"/>
    <w:rsid w:val="00853B5E"/>
    <w:rsid w:val="008542C1"/>
    <w:rsid w:val="00855AE5"/>
    <w:rsid w:val="0085633C"/>
    <w:rsid w:val="00856DE8"/>
    <w:rsid w:val="0085759F"/>
    <w:rsid w:val="008576AC"/>
    <w:rsid w:val="00861882"/>
    <w:rsid w:val="00861C9C"/>
    <w:rsid w:val="00862CD0"/>
    <w:rsid w:val="008665F4"/>
    <w:rsid w:val="00866E8C"/>
    <w:rsid w:val="00866FAA"/>
    <w:rsid w:val="00867802"/>
    <w:rsid w:val="00871088"/>
    <w:rsid w:val="00873899"/>
    <w:rsid w:val="0087462F"/>
    <w:rsid w:val="00875CB7"/>
    <w:rsid w:val="00875DF2"/>
    <w:rsid w:val="00875FBA"/>
    <w:rsid w:val="00876F4F"/>
    <w:rsid w:val="008809FA"/>
    <w:rsid w:val="00882D34"/>
    <w:rsid w:val="00882DFB"/>
    <w:rsid w:val="00883882"/>
    <w:rsid w:val="00885625"/>
    <w:rsid w:val="008864F3"/>
    <w:rsid w:val="0088681D"/>
    <w:rsid w:val="00887E6A"/>
    <w:rsid w:val="00890159"/>
    <w:rsid w:val="00893F68"/>
    <w:rsid w:val="00894529"/>
    <w:rsid w:val="008947CC"/>
    <w:rsid w:val="00894FAD"/>
    <w:rsid w:val="00897B53"/>
    <w:rsid w:val="008A0B3C"/>
    <w:rsid w:val="008A1920"/>
    <w:rsid w:val="008A6E27"/>
    <w:rsid w:val="008A785F"/>
    <w:rsid w:val="008B0A83"/>
    <w:rsid w:val="008B0CE5"/>
    <w:rsid w:val="008B1203"/>
    <w:rsid w:val="008B236F"/>
    <w:rsid w:val="008B6A7B"/>
    <w:rsid w:val="008C3177"/>
    <w:rsid w:val="008C5379"/>
    <w:rsid w:val="008C62A3"/>
    <w:rsid w:val="008C64CC"/>
    <w:rsid w:val="008C6504"/>
    <w:rsid w:val="008C675C"/>
    <w:rsid w:val="008D0DEC"/>
    <w:rsid w:val="008D196C"/>
    <w:rsid w:val="008D1BD0"/>
    <w:rsid w:val="008D236D"/>
    <w:rsid w:val="008D48BD"/>
    <w:rsid w:val="008D636C"/>
    <w:rsid w:val="008D6D95"/>
    <w:rsid w:val="008E08C2"/>
    <w:rsid w:val="008E0F24"/>
    <w:rsid w:val="008E170E"/>
    <w:rsid w:val="008E36B6"/>
    <w:rsid w:val="008E47BF"/>
    <w:rsid w:val="008E5747"/>
    <w:rsid w:val="008E664D"/>
    <w:rsid w:val="008E7124"/>
    <w:rsid w:val="008E7151"/>
    <w:rsid w:val="008E7719"/>
    <w:rsid w:val="008E7AA7"/>
    <w:rsid w:val="008F0186"/>
    <w:rsid w:val="008F0E90"/>
    <w:rsid w:val="008F1381"/>
    <w:rsid w:val="008F14E2"/>
    <w:rsid w:val="008F15D0"/>
    <w:rsid w:val="008F17A5"/>
    <w:rsid w:val="008F1FB8"/>
    <w:rsid w:val="008F31D4"/>
    <w:rsid w:val="008F3589"/>
    <w:rsid w:val="008F3611"/>
    <w:rsid w:val="008F61B5"/>
    <w:rsid w:val="008F631B"/>
    <w:rsid w:val="008F6C88"/>
    <w:rsid w:val="008F78E5"/>
    <w:rsid w:val="00902DB7"/>
    <w:rsid w:val="009035BF"/>
    <w:rsid w:val="00903D31"/>
    <w:rsid w:val="009041DE"/>
    <w:rsid w:val="009073F4"/>
    <w:rsid w:val="0091034E"/>
    <w:rsid w:val="00911FDF"/>
    <w:rsid w:val="00916930"/>
    <w:rsid w:val="00916B9B"/>
    <w:rsid w:val="009170E3"/>
    <w:rsid w:val="0091775A"/>
    <w:rsid w:val="00920A4D"/>
    <w:rsid w:val="009223C8"/>
    <w:rsid w:val="009229AA"/>
    <w:rsid w:val="0092458C"/>
    <w:rsid w:val="00925C1D"/>
    <w:rsid w:val="00926667"/>
    <w:rsid w:val="0092713D"/>
    <w:rsid w:val="00927371"/>
    <w:rsid w:val="00927D2E"/>
    <w:rsid w:val="009300D5"/>
    <w:rsid w:val="009310D9"/>
    <w:rsid w:val="00932B6C"/>
    <w:rsid w:val="00933068"/>
    <w:rsid w:val="009339CC"/>
    <w:rsid w:val="00933EA3"/>
    <w:rsid w:val="00934DF6"/>
    <w:rsid w:val="00935637"/>
    <w:rsid w:val="00936D7A"/>
    <w:rsid w:val="00937F04"/>
    <w:rsid w:val="00941333"/>
    <w:rsid w:val="009414EE"/>
    <w:rsid w:val="009423D4"/>
    <w:rsid w:val="0094336A"/>
    <w:rsid w:val="0094643B"/>
    <w:rsid w:val="00947154"/>
    <w:rsid w:val="009471B4"/>
    <w:rsid w:val="009525BC"/>
    <w:rsid w:val="00955567"/>
    <w:rsid w:val="0095605F"/>
    <w:rsid w:val="00957905"/>
    <w:rsid w:val="00957F89"/>
    <w:rsid w:val="00963557"/>
    <w:rsid w:val="00963D80"/>
    <w:rsid w:val="009650D6"/>
    <w:rsid w:val="00965C23"/>
    <w:rsid w:val="00967096"/>
    <w:rsid w:val="009673D2"/>
    <w:rsid w:val="00967F3D"/>
    <w:rsid w:val="00971FA2"/>
    <w:rsid w:val="00973554"/>
    <w:rsid w:val="00976F17"/>
    <w:rsid w:val="00981864"/>
    <w:rsid w:val="00981AEE"/>
    <w:rsid w:val="00981F90"/>
    <w:rsid w:val="0098275F"/>
    <w:rsid w:val="009842F0"/>
    <w:rsid w:val="009861FE"/>
    <w:rsid w:val="00986EEF"/>
    <w:rsid w:val="00990A8A"/>
    <w:rsid w:val="00991CA9"/>
    <w:rsid w:val="00991E29"/>
    <w:rsid w:val="00993DCB"/>
    <w:rsid w:val="00994432"/>
    <w:rsid w:val="00994ECB"/>
    <w:rsid w:val="00996A09"/>
    <w:rsid w:val="00996E10"/>
    <w:rsid w:val="00996E93"/>
    <w:rsid w:val="00996F4D"/>
    <w:rsid w:val="00996FE6"/>
    <w:rsid w:val="0099724F"/>
    <w:rsid w:val="009A2ADF"/>
    <w:rsid w:val="009A36AD"/>
    <w:rsid w:val="009A51E1"/>
    <w:rsid w:val="009A7939"/>
    <w:rsid w:val="009B1B0C"/>
    <w:rsid w:val="009B2707"/>
    <w:rsid w:val="009B28C4"/>
    <w:rsid w:val="009B4C45"/>
    <w:rsid w:val="009B756D"/>
    <w:rsid w:val="009B79AA"/>
    <w:rsid w:val="009C2A90"/>
    <w:rsid w:val="009C2D83"/>
    <w:rsid w:val="009C3123"/>
    <w:rsid w:val="009C4AD9"/>
    <w:rsid w:val="009C5C3D"/>
    <w:rsid w:val="009C74BE"/>
    <w:rsid w:val="009C7780"/>
    <w:rsid w:val="009C786B"/>
    <w:rsid w:val="009C7B03"/>
    <w:rsid w:val="009D286E"/>
    <w:rsid w:val="009D2C3B"/>
    <w:rsid w:val="009D4440"/>
    <w:rsid w:val="009D5A15"/>
    <w:rsid w:val="009D6438"/>
    <w:rsid w:val="009D7BDA"/>
    <w:rsid w:val="009E0F68"/>
    <w:rsid w:val="009E1F92"/>
    <w:rsid w:val="009E3819"/>
    <w:rsid w:val="009E59F1"/>
    <w:rsid w:val="009E603C"/>
    <w:rsid w:val="009E6C96"/>
    <w:rsid w:val="009F015E"/>
    <w:rsid w:val="009F0654"/>
    <w:rsid w:val="009F0E0A"/>
    <w:rsid w:val="009F1B49"/>
    <w:rsid w:val="009F3DF7"/>
    <w:rsid w:val="009F4C7D"/>
    <w:rsid w:val="009F58CF"/>
    <w:rsid w:val="009F5A07"/>
    <w:rsid w:val="009F6606"/>
    <w:rsid w:val="009F6F23"/>
    <w:rsid w:val="009F7D1F"/>
    <w:rsid w:val="00A00B34"/>
    <w:rsid w:val="00A01257"/>
    <w:rsid w:val="00A0170D"/>
    <w:rsid w:val="00A02F12"/>
    <w:rsid w:val="00A04E1F"/>
    <w:rsid w:val="00A052BC"/>
    <w:rsid w:val="00A05627"/>
    <w:rsid w:val="00A05807"/>
    <w:rsid w:val="00A07D70"/>
    <w:rsid w:val="00A115A3"/>
    <w:rsid w:val="00A11B25"/>
    <w:rsid w:val="00A11E4D"/>
    <w:rsid w:val="00A2481C"/>
    <w:rsid w:val="00A24F53"/>
    <w:rsid w:val="00A2618B"/>
    <w:rsid w:val="00A26E1D"/>
    <w:rsid w:val="00A3039F"/>
    <w:rsid w:val="00A30F15"/>
    <w:rsid w:val="00A341A1"/>
    <w:rsid w:val="00A348B8"/>
    <w:rsid w:val="00A34B6C"/>
    <w:rsid w:val="00A35BA0"/>
    <w:rsid w:val="00A3683A"/>
    <w:rsid w:val="00A371DB"/>
    <w:rsid w:val="00A40984"/>
    <w:rsid w:val="00A4168F"/>
    <w:rsid w:val="00A41729"/>
    <w:rsid w:val="00A5131B"/>
    <w:rsid w:val="00A5299D"/>
    <w:rsid w:val="00A53370"/>
    <w:rsid w:val="00A55AD2"/>
    <w:rsid w:val="00A55F03"/>
    <w:rsid w:val="00A55FB5"/>
    <w:rsid w:val="00A5611D"/>
    <w:rsid w:val="00A5627E"/>
    <w:rsid w:val="00A56F35"/>
    <w:rsid w:val="00A574F8"/>
    <w:rsid w:val="00A57559"/>
    <w:rsid w:val="00A57ED5"/>
    <w:rsid w:val="00A604B0"/>
    <w:rsid w:val="00A629A9"/>
    <w:rsid w:val="00A62FC4"/>
    <w:rsid w:val="00A634C5"/>
    <w:rsid w:val="00A71DEF"/>
    <w:rsid w:val="00A728E2"/>
    <w:rsid w:val="00A74F06"/>
    <w:rsid w:val="00A75584"/>
    <w:rsid w:val="00A76170"/>
    <w:rsid w:val="00A8284B"/>
    <w:rsid w:val="00A847F9"/>
    <w:rsid w:val="00A852A9"/>
    <w:rsid w:val="00A8580A"/>
    <w:rsid w:val="00A87300"/>
    <w:rsid w:val="00A8749B"/>
    <w:rsid w:val="00A9051F"/>
    <w:rsid w:val="00A93131"/>
    <w:rsid w:val="00A93B49"/>
    <w:rsid w:val="00A9485B"/>
    <w:rsid w:val="00A94AB2"/>
    <w:rsid w:val="00A94D30"/>
    <w:rsid w:val="00A9647D"/>
    <w:rsid w:val="00A9704A"/>
    <w:rsid w:val="00AA0CA6"/>
    <w:rsid w:val="00AA13AD"/>
    <w:rsid w:val="00AA21A7"/>
    <w:rsid w:val="00AA4462"/>
    <w:rsid w:val="00AA62CD"/>
    <w:rsid w:val="00AA6C97"/>
    <w:rsid w:val="00AB23F4"/>
    <w:rsid w:val="00AB27ED"/>
    <w:rsid w:val="00AB2D70"/>
    <w:rsid w:val="00AB3174"/>
    <w:rsid w:val="00AB32A3"/>
    <w:rsid w:val="00AB348C"/>
    <w:rsid w:val="00AB4ADD"/>
    <w:rsid w:val="00AB4C26"/>
    <w:rsid w:val="00AB4CAD"/>
    <w:rsid w:val="00AB68E9"/>
    <w:rsid w:val="00AC51FE"/>
    <w:rsid w:val="00AC55AF"/>
    <w:rsid w:val="00AC6491"/>
    <w:rsid w:val="00AC77F7"/>
    <w:rsid w:val="00AC7D96"/>
    <w:rsid w:val="00AD0073"/>
    <w:rsid w:val="00AD03ED"/>
    <w:rsid w:val="00AD0FEF"/>
    <w:rsid w:val="00AD1C62"/>
    <w:rsid w:val="00AD3A76"/>
    <w:rsid w:val="00AE104C"/>
    <w:rsid w:val="00AE2152"/>
    <w:rsid w:val="00AE233B"/>
    <w:rsid w:val="00AE4481"/>
    <w:rsid w:val="00AE690C"/>
    <w:rsid w:val="00AE6C3F"/>
    <w:rsid w:val="00AE7AF9"/>
    <w:rsid w:val="00AE7F78"/>
    <w:rsid w:val="00AF07AB"/>
    <w:rsid w:val="00AF17C9"/>
    <w:rsid w:val="00AF17FD"/>
    <w:rsid w:val="00AF361E"/>
    <w:rsid w:val="00AF46F1"/>
    <w:rsid w:val="00AF528F"/>
    <w:rsid w:val="00AF5DCC"/>
    <w:rsid w:val="00AF63FC"/>
    <w:rsid w:val="00AF7EC4"/>
    <w:rsid w:val="00B00573"/>
    <w:rsid w:val="00B00D0F"/>
    <w:rsid w:val="00B01AB1"/>
    <w:rsid w:val="00B01AB5"/>
    <w:rsid w:val="00B01DE3"/>
    <w:rsid w:val="00B020AC"/>
    <w:rsid w:val="00B031EB"/>
    <w:rsid w:val="00B032F4"/>
    <w:rsid w:val="00B036F5"/>
    <w:rsid w:val="00B0393A"/>
    <w:rsid w:val="00B04A1F"/>
    <w:rsid w:val="00B074AD"/>
    <w:rsid w:val="00B10E43"/>
    <w:rsid w:val="00B12456"/>
    <w:rsid w:val="00B13D9D"/>
    <w:rsid w:val="00B1475D"/>
    <w:rsid w:val="00B21295"/>
    <w:rsid w:val="00B2387F"/>
    <w:rsid w:val="00B23C32"/>
    <w:rsid w:val="00B24B28"/>
    <w:rsid w:val="00B27640"/>
    <w:rsid w:val="00B30A01"/>
    <w:rsid w:val="00B34075"/>
    <w:rsid w:val="00B35274"/>
    <w:rsid w:val="00B36DF2"/>
    <w:rsid w:val="00B4368A"/>
    <w:rsid w:val="00B445DA"/>
    <w:rsid w:val="00B44812"/>
    <w:rsid w:val="00B4725D"/>
    <w:rsid w:val="00B475F3"/>
    <w:rsid w:val="00B47C07"/>
    <w:rsid w:val="00B51494"/>
    <w:rsid w:val="00B51AFD"/>
    <w:rsid w:val="00B52BF9"/>
    <w:rsid w:val="00B53B35"/>
    <w:rsid w:val="00B5435C"/>
    <w:rsid w:val="00B55465"/>
    <w:rsid w:val="00B55C52"/>
    <w:rsid w:val="00B61049"/>
    <w:rsid w:val="00B62AD2"/>
    <w:rsid w:val="00B65800"/>
    <w:rsid w:val="00B65F49"/>
    <w:rsid w:val="00B6650E"/>
    <w:rsid w:val="00B668B6"/>
    <w:rsid w:val="00B75240"/>
    <w:rsid w:val="00B75283"/>
    <w:rsid w:val="00B75CF9"/>
    <w:rsid w:val="00B8043D"/>
    <w:rsid w:val="00B804FC"/>
    <w:rsid w:val="00B822AC"/>
    <w:rsid w:val="00B838D5"/>
    <w:rsid w:val="00B85BF1"/>
    <w:rsid w:val="00B85E80"/>
    <w:rsid w:val="00B86969"/>
    <w:rsid w:val="00B87742"/>
    <w:rsid w:val="00B90345"/>
    <w:rsid w:val="00B91509"/>
    <w:rsid w:val="00B916B9"/>
    <w:rsid w:val="00B918E0"/>
    <w:rsid w:val="00B922E8"/>
    <w:rsid w:val="00B93055"/>
    <w:rsid w:val="00B93D38"/>
    <w:rsid w:val="00B94433"/>
    <w:rsid w:val="00B95420"/>
    <w:rsid w:val="00BA0403"/>
    <w:rsid w:val="00BA1750"/>
    <w:rsid w:val="00BA3146"/>
    <w:rsid w:val="00BA3396"/>
    <w:rsid w:val="00BA44B6"/>
    <w:rsid w:val="00BA62B8"/>
    <w:rsid w:val="00BB236E"/>
    <w:rsid w:val="00BB3832"/>
    <w:rsid w:val="00BB653C"/>
    <w:rsid w:val="00BB6D3D"/>
    <w:rsid w:val="00BB6F7E"/>
    <w:rsid w:val="00BB7A9C"/>
    <w:rsid w:val="00BB7D95"/>
    <w:rsid w:val="00BC01C6"/>
    <w:rsid w:val="00BC074F"/>
    <w:rsid w:val="00BC0B7B"/>
    <w:rsid w:val="00BC115E"/>
    <w:rsid w:val="00BC2733"/>
    <w:rsid w:val="00BC2DE7"/>
    <w:rsid w:val="00BC3114"/>
    <w:rsid w:val="00BC3461"/>
    <w:rsid w:val="00BC4554"/>
    <w:rsid w:val="00BC50B2"/>
    <w:rsid w:val="00BC6AF0"/>
    <w:rsid w:val="00BD1B2E"/>
    <w:rsid w:val="00BD2570"/>
    <w:rsid w:val="00BD290E"/>
    <w:rsid w:val="00BD39E7"/>
    <w:rsid w:val="00BD53D4"/>
    <w:rsid w:val="00BE02E7"/>
    <w:rsid w:val="00BE0587"/>
    <w:rsid w:val="00BE3F92"/>
    <w:rsid w:val="00BE4201"/>
    <w:rsid w:val="00BE485C"/>
    <w:rsid w:val="00BE48B1"/>
    <w:rsid w:val="00BE49E9"/>
    <w:rsid w:val="00BE4D25"/>
    <w:rsid w:val="00BE6108"/>
    <w:rsid w:val="00BE7637"/>
    <w:rsid w:val="00BF29A5"/>
    <w:rsid w:val="00BF46FE"/>
    <w:rsid w:val="00BF4E89"/>
    <w:rsid w:val="00BF7619"/>
    <w:rsid w:val="00C006FD"/>
    <w:rsid w:val="00C011E1"/>
    <w:rsid w:val="00C03EE8"/>
    <w:rsid w:val="00C05EFA"/>
    <w:rsid w:val="00C112DF"/>
    <w:rsid w:val="00C119FC"/>
    <w:rsid w:val="00C11BB8"/>
    <w:rsid w:val="00C1276E"/>
    <w:rsid w:val="00C12F10"/>
    <w:rsid w:val="00C14CD0"/>
    <w:rsid w:val="00C16D4A"/>
    <w:rsid w:val="00C1704C"/>
    <w:rsid w:val="00C209ED"/>
    <w:rsid w:val="00C213BA"/>
    <w:rsid w:val="00C230B5"/>
    <w:rsid w:val="00C23C4D"/>
    <w:rsid w:val="00C25E94"/>
    <w:rsid w:val="00C279E8"/>
    <w:rsid w:val="00C3516B"/>
    <w:rsid w:val="00C360DE"/>
    <w:rsid w:val="00C36AA9"/>
    <w:rsid w:val="00C37E1A"/>
    <w:rsid w:val="00C41525"/>
    <w:rsid w:val="00C4275F"/>
    <w:rsid w:val="00C4388A"/>
    <w:rsid w:val="00C44F7E"/>
    <w:rsid w:val="00C4524B"/>
    <w:rsid w:val="00C454A5"/>
    <w:rsid w:val="00C45F66"/>
    <w:rsid w:val="00C463B4"/>
    <w:rsid w:val="00C51C15"/>
    <w:rsid w:val="00C5253B"/>
    <w:rsid w:val="00C5625A"/>
    <w:rsid w:val="00C5668B"/>
    <w:rsid w:val="00C579FA"/>
    <w:rsid w:val="00C60461"/>
    <w:rsid w:val="00C6344D"/>
    <w:rsid w:val="00C634EC"/>
    <w:rsid w:val="00C66FD6"/>
    <w:rsid w:val="00C70C13"/>
    <w:rsid w:val="00C714A3"/>
    <w:rsid w:val="00C725E4"/>
    <w:rsid w:val="00C72BB0"/>
    <w:rsid w:val="00C739FA"/>
    <w:rsid w:val="00C73B7C"/>
    <w:rsid w:val="00C745C3"/>
    <w:rsid w:val="00C746E9"/>
    <w:rsid w:val="00C76470"/>
    <w:rsid w:val="00C76CFB"/>
    <w:rsid w:val="00C775CC"/>
    <w:rsid w:val="00C80656"/>
    <w:rsid w:val="00C816AA"/>
    <w:rsid w:val="00C816C6"/>
    <w:rsid w:val="00C83107"/>
    <w:rsid w:val="00C85455"/>
    <w:rsid w:val="00C85CC5"/>
    <w:rsid w:val="00C86DE5"/>
    <w:rsid w:val="00C929A2"/>
    <w:rsid w:val="00C9304D"/>
    <w:rsid w:val="00C940E5"/>
    <w:rsid w:val="00C94984"/>
    <w:rsid w:val="00C959F9"/>
    <w:rsid w:val="00C9706C"/>
    <w:rsid w:val="00C97103"/>
    <w:rsid w:val="00CA1C22"/>
    <w:rsid w:val="00CA49AB"/>
    <w:rsid w:val="00CA664A"/>
    <w:rsid w:val="00CA7182"/>
    <w:rsid w:val="00CA74AE"/>
    <w:rsid w:val="00CB1209"/>
    <w:rsid w:val="00CB23C7"/>
    <w:rsid w:val="00CB2B55"/>
    <w:rsid w:val="00CB306D"/>
    <w:rsid w:val="00CB3523"/>
    <w:rsid w:val="00CB3FEC"/>
    <w:rsid w:val="00CB48A3"/>
    <w:rsid w:val="00CB5464"/>
    <w:rsid w:val="00CB716E"/>
    <w:rsid w:val="00CB763B"/>
    <w:rsid w:val="00CC109B"/>
    <w:rsid w:val="00CC479A"/>
    <w:rsid w:val="00CC56F0"/>
    <w:rsid w:val="00CC64AB"/>
    <w:rsid w:val="00CC65A4"/>
    <w:rsid w:val="00CD057E"/>
    <w:rsid w:val="00CD2F6B"/>
    <w:rsid w:val="00CD370F"/>
    <w:rsid w:val="00CD6039"/>
    <w:rsid w:val="00CD70BB"/>
    <w:rsid w:val="00CE055B"/>
    <w:rsid w:val="00CE1374"/>
    <w:rsid w:val="00CE1969"/>
    <w:rsid w:val="00CE4765"/>
    <w:rsid w:val="00CE50C1"/>
    <w:rsid w:val="00CE74B8"/>
    <w:rsid w:val="00CE76B9"/>
    <w:rsid w:val="00CF1938"/>
    <w:rsid w:val="00CF3EBD"/>
    <w:rsid w:val="00CF497E"/>
    <w:rsid w:val="00CF4E0B"/>
    <w:rsid w:val="00CF4FB0"/>
    <w:rsid w:val="00CF5B1C"/>
    <w:rsid w:val="00D00648"/>
    <w:rsid w:val="00D00B40"/>
    <w:rsid w:val="00D00EB0"/>
    <w:rsid w:val="00D04688"/>
    <w:rsid w:val="00D058AC"/>
    <w:rsid w:val="00D05985"/>
    <w:rsid w:val="00D11142"/>
    <w:rsid w:val="00D11A4B"/>
    <w:rsid w:val="00D12201"/>
    <w:rsid w:val="00D12850"/>
    <w:rsid w:val="00D16FDA"/>
    <w:rsid w:val="00D17F65"/>
    <w:rsid w:val="00D214E0"/>
    <w:rsid w:val="00D21D0F"/>
    <w:rsid w:val="00D229C1"/>
    <w:rsid w:val="00D22E22"/>
    <w:rsid w:val="00D232BE"/>
    <w:rsid w:val="00D24480"/>
    <w:rsid w:val="00D254DD"/>
    <w:rsid w:val="00D255F2"/>
    <w:rsid w:val="00D26BFC"/>
    <w:rsid w:val="00D307C4"/>
    <w:rsid w:val="00D30D36"/>
    <w:rsid w:val="00D32483"/>
    <w:rsid w:val="00D325A0"/>
    <w:rsid w:val="00D3498D"/>
    <w:rsid w:val="00D3563C"/>
    <w:rsid w:val="00D36AFE"/>
    <w:rsid w:val="00D37096"/>
    <w:rsid w:val="00D4209E"/>
    <w:rsid w:val="00D43839"/>
    <w:rsid w:val="00D44DBB"/>
    <w:rsid w:val="00D46789"/>
    <w:rsid w:val="00D4684D"/>
    <w:rsid w:val="00D512D7"/>
    <w:rsid w:val="00D513DC"/>
    <w:rsid w:val="00D554ED"/>
    <w:rsid w:val="00D559CB"/>
    <w:rsid w:val="00D55C1B"/>
    <w:rsid w:val="00D55DE3"/>
    <w:rsid w:val="00D62135"/>
    <w:rsid w:val="00D624A5"/>
    <w:rsid w:val="00D629EC"/>
    <w:rsid w:val="00D62EE3"/>
    <w:rsid w:val="00D63E01"/>
    <w:rsid w:val="00D64198"/>
    <w:rsid w:val="00D64FE2"/>
    <w:rsid w:val="00D650E3"/>
    <w:rsid w:val="00D65AE8"/>
    <w:rsid w:val="00D66035"/>
    <w:rsid w:val="00D67111"/>
    <w:rsid w:val="00D70ADE"/>
    <w:rsid w:val="00D71F62"/>
    <w:rsid w:val="00D71FEB"/>
    <w:rsid w:val="00D7231C"/>
    <w:rsid w:val="00D73F97"/>
    <w:rsid w:val="00D748EE"/>
    <w:rsid w:val="00D75AD6"/>
    <w:rsid w:val="00D7603C"/>
    <w:rsid w:val="00D77E65"/>
    <w:rsid w:val="00D81004"/>
    <w:rsid w:val="00D81546"/>
    <w:rsid w:val="00D85E4E"/>
    <w:rsid w:val="00D87183"/>
    <w:rsid w:val="00D91CED"/>
    <w:rsid w:val="00D927E4"/>
    <w:rsid w:val="00D92C95"/>
    <w:rsid w:val="00D9395E"/>
    <w:rsid w:val="00D97762"/>
    <w:rsid w:val="00DA0068"/>
    <w:rsid w:val="00DA16BE"/>
    <w:rsid w:val="00DA44A9"/>
    <w:rsid w:val="00DA48FB"/>
    <w:rsid w:val="00DA6F9E"/>
    <w:rsid w:val="00DB0D58"/>
    <w:rsid w:val="00DB3A33"/>
    <w:rsid w:val="00DB4112"/>
    <w:rsid w:val="00DB64D3"/>
    <w:rsid w:val="00DB697D"/>
    <w:rsid w:val="00DC0114"/>
    <w:rsid w:val="00DC32C3"/>
    <w:rsid w:val="00DC37FC"/>
    <w:rsid w:val="00DC7176"/>
    <w:rsid w:val="00DC7382"/>
    <w:rsid w:val="00DC7C46"/>
    <w:rsid w:val="00DD2069"/>
    <w:rsid w:val="00DD520E"/>
    <w:rsid w:val="00DD6022"/>
    <w:rsid w:val="00DE0A30"/>
    <w:rsid w:val="00DE20AC"/>
    <w:rsid w:val="00DE2ACC"/>
    <w:rsid w:val="00DE4C89"/>
    <w:rsid w:val="00DE4ED8"/>
    <w:rsid w:val="00DE6CDE"/>
    <w:rsid w:val="00DE6F7D"/>
    <w:rsid w:val="00DF21A4"/>
    <w:rsid w:val="00DF22DF"/>
    <w:rsid w:val="00DF63B1"/>
    <w:rsid w:val="00E00186"/>
    <w:rsid w:val="00E0070D"/>
    <w:rsid w:val="00E0088E"/>
    <w:rsid w:val="00E00E40"/>
    <w:rsid w:val="00E03C50"/>
    <w:rsid w:val="00E03E48"/>
    <w:rsid w:val="00E05A3E"/>
    <w:rsid w:val="00E101D3"/>
    <w:rsid w:val="00E104F9"/>
    <w:rsid w:val="00E10A0A"/>
    <w:rsid w:val="00E13B5A"/>
    <w:rsid w:val="00E13D93"/>
    <w:rsid w:val="00E1549B"/>
    <w:rsid w:val="00E175E1"/>
    <w:rsid w:val="00E231EC"/>
    <w:rsid w:val="00E23201"/>
    <w:rsid w:val="00E24ADB"/>
    <w:rsid w:val="00E25CA7"/>
    <w:rsid w:val="00E25EAB"/>
    <w:rsid w:val="00E27957"/>
    <w:rsid w:val="00E27D85"/>
    <w:rsid w:val="00E30395"/>
    <w:rsid w:val="00E31F48"/>
    <w:rsid w:val="00E32818"/>
    <w:rsid w:val="00E35EB8"/>
    <w:rsid w:val="00E36CBF"/>
    <w:rsid w:val="00E40238"/>
    <w:rsid w:val="00E43C26"/>
    <w:rsid w:val="00E44A98"/>
    <w:rsid w:val="00E45196"/>
    <w:rsid w:val="00E5065B"/>
    <w:rsid w:val="00E50744"/>
    <w:rsid w:val="00E51249"/>
    <w:rsid w:val="00E53A6A"/>
    <w:rsid w:val="00E54D4C"/>
    <w:rsid w:val="00E572A5"/>
    <w:rsid w:val="00E6231D"/>
    <w:rsid w:val="00E636E1"/>
    <w:rsid w:val="00E63864"/>
    <w:rsid w:val="00E663A9"/>
    <w:rsid w:val="00E72498"/>
    <w:rsid w:val="00E72A8C"/>
    <w:rsid w:val="00E73C21"/>
    <w:rsid w:val="00E80A47"/>
    <w:rsid w:val="00E8130D"/>
    <w:rsid w:val="00E8478A"/>
    <w:rsid w:val="00E84E49"/>
    <w:rsid w:val="00E85D75"/>
    <w:rsid w:val="00E93D50"/>
    <w:rsid w:val="00E943EA"/>
    <w:rsid w:val="00E95AC4"/>
    <w:rsid w:val="00EA0E38"/>
    <w:rsid w:val="00EA4E6E"/>
    <w:rsid w:val="00EA5D5C"/>
    <w:rsid w:val="00EA789B"/>
    <w:rsid w:val="00EB3C06"/>
    <w:rsid w:val="00EB5706"/>
    <w:rsid w:val="00EB62B9"/>
    <w:rsid w:val="00EC0C3B"/>
    <w:rsid w:val="00EC231E"/>
    <w:rsid w:val="00EC2A7F"/>
    <w:rsid w:val="00EC40E0"/>
    <w:rsid w:val="00EC49E3"/>
    <w:rsid w:val="00EC4EB6"/>
    <w:rsid w:val="00EC52DB"/>
    <w:rsid w:val="00EC646E"/>
    <w:rsid w:val="00ED16F3"/>
    <w:rsid w:val="00ED2395"/>
    <w:rsid w:val="00ED51C6"/>
    <w:rsid w:val="00ED5E31"/>
    <w:rsid w:val="00ED6306"/>
    <w:rsid w:val="00ED6513"/>
    <w:rsid w:val="00ED6581"/>
    <w:rsid w:val="00ED7BA4"/>
    <w:rsid w:val="00EE03E7"/>
    <w:rsid w:val="00EE07F2"/>
    <w:rsid w:val="00EE41C6"/>
    <w:rsid w:val="00EE6846"/>
    <w:rsid w:val="00EE7798"/>
    <w:rsid w:val="00EF0307"/>
    <w:rsid w:val="00EF0FD6"/>
    <w:rsid w:val="00EF2D1C"/>
    <w:rsid w:val="00EF34ED"/>
    <w:rsid w:val="00EF445D"/>
    <w:rsid w:val="00EF6FC3"/>
    <w:rsid w:val="00EF764B"/>
    <w:rsid w:val="00EF7692"/>
    <w:rsid w:val="00EF7CAA"/>
    <w:rsid w:val="00F1388F"/>
    <w:rsid w:val="00F167EB"/>
    <w:rsid w:val="00F168A1"/>
    <w:rsid w:val="00F16CD2"/>
    <w:rsid w:val="00F179FC"/>
    <w:rsid w:val="00F20D30"/>
    <w:rsid w:val="00F22985"/>
    <w:rsid w:val="00F23719"/>
    <w:rsid w:val="00F23848"/>
    <w:rsid w:val="00F25D8B"/>
    <w:rsid w:val="00F27CBE"/>
    <w:rsid w:val="00F3195D"/>
    <w:rsid w:val="00F321D5"/>
    <w:rsid w:val="00F3266B"/>
    <w:rsid w:val="00F328F1"/>
    <w:rsid w:val="00F33CDE"/>
    <w:rsid w:val="00F34012"/>
    <w:rsid w:val="00F353CA"/>
    <w:rsid w:val="00F362C6"/>
    <w:rsid w:val="00F3699E"/>
    <w:rsid w:val="00F3771F"/>
    <w:rsid w:val="00F379E8"/>
    <w:rsid w:val="00F4088D"/>
    <w:rsid w:val="00F40AEB"/>
    <w:rsid w:val="00F40E3D"/>
    <w:rsid w:val="00F425D6"/>
    <w:rsid w:val="00F429AB"/>
    <w:rsid w:val="00F44046"/>
    <w:rsid w:val="00F512CB"/>
    <w:rsid w:val="00F5154E"/>
    <w:rsid w:val="00F5261A"/>
    <w:rsid w:val="00F53D0F"/>
    <w:rsid w:val="00F551EE"/>
    <w:rsid w:val="00F55A2B"/>
    <w:rsid w:val="00F564E4"/>
    <w:rsid w:val="00F5761E"/>
    <w:rsid w:val="00F62166"/>
    <w:rsid w:val="00F62265"/>
    <w:rsid w:val="00F63ACE"/>
    <w:rsid w:val="00F644E4"/>
    <w:rsid w:val="00F64637"/>
    <w:rsid w:val="00F664AA"/>
    <w:rsid w:val="00F67B35"/>
    <w:rsid w:val="00F71927"/>
    <w:rsid w:val="00F71A2E"/>
    <w:rsid w:val="00F71B8B"/>
    <w:rsid w:val="00F73184"/>
    <w:rsid w:val="00F73915"/>
    <w:rsid w:val="00F75B90"/>
    <w:rsid w:val="00F75DD5"/>
    <w:rsid w:val="00F75F8D"/>
    <w:rsid w:val="00F8343F"/>
    <w:rsid w:val="00F83E41"/>
    <w:rsid w:val="00F83F76"/>
    <w:rsid w:val="00F844E6"/>
    <w:rsid w:val="00F84E55"/>
    <w:rsid w:val="00F85D7B"/>
    <w:rsid w:val="00F85E65"/>
    <w:rsid w:val="00F8630C"/>
    <w:rsid w:val="00F866E2"/>
    <w:rsid w:val="00F86F81"/>
    <w:rsid w:val="00F86FC5"/>
    <w:rsid w:val="00F87BC4"/>
    <w:rsid w:val="00F905C2"/>
    <w:rsid w:val="00F93EDF"/>
    <w:rsid w:val="00F946F0"/>
    <w:rsid w:val="00F96022"/>
    <w:rsid w:val="00F962E7"/>
    <w:rsid w:val="00FA1E3E"/>
    <w:rsid w:val="00FA4C6D"/>
    <w:rsid w:val="00FA6AA8"/>
    <w:rsid w:val="00FA7BFF"/>
    <w:rsid w:val="00FB19E6"/>
    <w:rsid w:val="00FB57D8"/>
    <w:rsid w:val="00FB73E3"/>
    <w:rsid w:val="00FC3CF7"/>
    <w:rsid w:val="00FC4E72"/>
    <w:rsid w:val="00FC59A0"/>
    <w:rsid w:val="00FC5E61"/>
    <w:rsid w:val="00FC60C4"/>
    <w:rsid w:val="00FC64A8"/>
    <w:rsid w:val="00FD07DD"/>
    <w:rsid w:val="00FD0BF0"/>
    <w:rsid w:val="00FD0F27"/>
    <w:rsid w:val="00FD1874"/>
    <w:rsid w:val="00FD1D0F"/>
    <w:rsid w:val="00FD50ED"/>
    <w:rsid w:val="00FD7EEA"/>
    <w:rsid w:val="00FE11A0"/>
    <w:rsid w:val="00FE197E"/>
    <w:rsid w:val="00FE3BB6"/>
    <w:rsid w:val="00FE469A"/>
    <w:rsid w:val="00FE47E6"/>
    <w:rsid w:val="00FF0218"/>
    <w:rsid w:val="00FF054E"/>
    <w:rsid w:val="00FF0AC6"/>
    <w:rsid w:val="00FF169E"/>
    <w:rsid w:val="00FF3AB2"/>
    <w:rsid w:val="00F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F8F2"/>
  <w15:chartTrackingRefBased/>
  <w15:docId w15:val="{5F013A00-FCC8-4FE7-AFC4-A7D66D1A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9F5"/>
    <w:pPr>
      <w:spacing w:after="120" w:line="240" w:lineRule="auto"/>
    </w:pPr>
    <w:rPr>
      <w:rFonts w:ascii="Times New Roman" w:hAnsi="Times New Roman"/>
    </w:rPr>
  </w:style>
  <w:style w:type="paragraph" w:styleId="Heading1">
    <w:name w:val="heading 1"/>
    <w:aliases w:val="SAFE Heading 1"/>
    <w:next w:val="Normal"/>
    <w:link w:val="Heading1Char"/>
    <w:autoRedefine/>
    <w:uiPriority w:val="9"/>
    <w:qFormat/>
    <w:rsid w:val="002F59F5"/>
    <w:pPr>
      <w:keepNext/>
      <w:keepLines/>
      <w:numPr>
        <w:numId w:val="3"/>
      </w:numPr>
      <w:spacing w:after="24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927371"/>
    <w:pPr>
      <w:keepNext/>
      <w:keepLines/>
      <w:spacing w:before="480" w:after="240"/>
      <w:outlineLvl w:val="1"/>
    </w:pPr>
    <w:rPr>
      <w:rFonts w:eastAsiaTheme="majorEastAsia" w:cstheme="majorBidi"/>
      <w:b/>
      <w:sz w:val="28"/>
    </w:rPr>
  </w:style>
  <w:style w:type="paragraph" w:styleId="Heading3">
    <w:name w:val="heading 3"/>
    <w:basedOn w:val="Normal"/>
    <w:next w:val="Normal"/>
    <w:link w:val="Heading3Char"/>
    <w:autoRedefine/>
    <w:uiPriority w:val="9"/>
    <w:unhideWhenUsed/>
    <w:qFormat/>
    <w:rsid w:val="00927371"/>
    <w:pPr>
      <w:keepNext/>
      <w:keepLines/>
      <w:spacing w:before="40"/>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C86DE5"/>
    <w:pPr>
      <w:keepNext/>
      <w:outlineLvl w:val="3"/>
    </w:pPr>
    <w:rPr>
      <w:i/>
    </w:rPr>
  </w:style>
  <w:style w:type="paragraph" w:styleId="Heading5">
    <w:name w:val="heading 5"/>
    <w:basedOn w:val="Normal"/>
    <w:next w:val="Normal"/>
    <w:link w:val="Heading5Char"/>
    <w:uiPriority w:val="9"/>
    <w:semiHidden/>
    <w:unhideWhenUsed/>
    <w:qFormat/>
    <w:rsid w:val="00B4725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Heading5"/>
    <w:next w:val="Normal"/>
    <w:link w:val="FiguresChar"/>
    <w:autoRedefine/>
    <w:qFormat/>
    <w:rsid w:val="007575F5"/>
    <w:pPr>
      <w:keepNext w:val="0"/>
      <w:spacing w:before="60" w:after="360"/>
    </w:pPr>
    <w:rPr>
      <w:rFonts w:ascii="Times New Roman" w:hAnsi="Times New Roman"/>
      <w:color w:val="000000" w:themeColor="text1"/>
    </w:rPr>
  </w:style>
  <w:style w:type="character" w:customStyle="1" w:styleId="FiguresChar">
    <w:name w:val="Figures Char"/>
    <w:basedOn w:val="DefaultParagraphFont"/>
    <w:link w:val="Figures"/>
    <w:rsid w:val="007575F5"/>
    <w:rPr>
      <w:rFonts w:ascii="Times New Roman" w:eastAsiaTheme="majorEastAsia" w:hAnsi="Times New Roman" w:cstheme="majorBidi"/>
      <w:color w:val="000000" w:themeColor="text1"/>
    </w:rPr>
  </w:style>
  <w:style w:type="paragraph" w:styleId="Caption">
    <w:name w:val="caption"/>
    <w:basedOn w:val="Normal"/>
    <w:next w:val="Normal"/>
    <w:link w:val="CaptionChar"/>
    <w:autoRedefine/>
    <w:unhideWhenUsed/>
    <w:qFormat/>
    <w:rsid w:val="00CE50C1"/>
    <w:pPr>
      <w:keepNext/>
      <w:spacing w:after="200"/>
    </w:pPr>
    <w:rPr>
      <w:iCs/>
      <w:szCs w:val="18"/>
    </w:rPr>
  </w:style>
  <w:style w:type="character" w:customStyle="1" w:styleId="Heading1Char">
    <w:name w:val="Heading 1 Char"/>
    <w:aliases w:val="SAFE Heading 1 Char"/>
    <w:basedOn w:val="DefaultParagraphFont"/>
    <w:link w:val="Heading1"/>
    <w:uiPriority w:val="9"/>
    <w:rsid w:val="002F59F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27371"/>
    <w:rPr>
      <w:rFonts w:ascii="Times New Roman" w:eastAsiaTheme="majorEastAsia" w:hAnsi="Times New Roman" w:cstheme="majorBidi"/>
      <w:b/>
      <w:sz w:val="28"/>
    </w:rPr>
  </w:style>
  <w:style w:type="character" w:customStyle="1" w:styleId="Heading3Char">
    <w:name w:val="Heading 3 Char"/>
    <w:basedOn w:val="DefaultParagraphFont"/>
    <w:link w:val="Heading3"/>
    <w:uiPriority w:val="9"/>
    <w:rsid w:val="00927371"/>
    <w:rPr>
      <w:rFonts w:ascii="Times New Roman" w:eastAsiaTheme="majorEastAsia" w:hAnsi="Times New Roman" w:cstheme="majorBidi"/>
      <w:i/>
      <w:szCs w:val="24"/>
    </w:rPr>
  </w:style>
  <w:style w:type="paragraph" w:styleId="ListParagraph">
    <w:name w:val="List Paragraph"/>
    <w:basedOn w:val="Normal"/>
    <w:uiPriority w:val="34"/>
    <w:qFormat/>
    <w:rsid w:val="002F59F5"/>
    <w:pPr>
      <w:ind w:left="720"/>
      <w:contextualSpacing/>
    </w:pPr>
  </w:style>
  <w:style w:type="character" w:customStyle="1" w:styleId="Heading4Char">
    <w:name w:val="Heading 4 Char"/>
    <w:basedOn w:val="DefaultParagraphFont"/>
    <w:link w:val="Heading4"/>
    <w:uiPriority w:val="9"/>
    <w:rsid w:val="00C86DE5"/>
    <w:rPr>
      <w:rFonts w:ascii="Times New Roman" w:hAnsi="Times New Roman"/>
      <w:i/>
    </w:rPr>
  </w:style>
  <w:style w:type="character" w:styleId="PlaceholderText">
    <w:name w:val="Placeholder Text"/>
    <w:basedOn w:val="DefaultParagraphFont"/>
    <w:uiPriority w:val="99"/>
    <w:semiHidden/>
    <w:rsid w:val="00841F85"/>
    <w:rPr>
      <w:color w:val="808080"/>
    </w:rPr>
  </w:style>
  <w:style w:type="character" w:styleId="Hyperlink">
    <w:name w:val="Hyperlink"/>
    <w:basedOn w:val="DefaultParagraphFont"/>
    <w:uiPriority w:val="99"/>
    <w:unhideWhenUsed/>
    <w:rsid w:val="009339CC"/>
    <w:rPr>
      <w:color w:val="0563C1"/>
      <w:u w:val="single"/>
    </w:rPr>
  </w:style>
  <w:style w:type="character" w:styleId="FollowedHyperlink">
    <w:name w:val="FollowedHyperlink"/>
    <w:basedOn w:val="DefaultParagraphFont"/>
    <w:uiPriority w:val="99"/>
    <w:semiHidden/>
    <w:unhideWhenUsed/>
    <w:rsid w:val="009339CC"/>
    <w:rPr>
      <w:color w:val="954F72"/>
      <w:u w:val="single"/>
    </w:rPr>
  </w:style>
  <w:style w:type="paragraph" w:customStyle="1" w:styleId="xl63">
    <w:name w:val="xl63"/>
    <w:basedOn w:val="Normal"/>
    <w:rsid w:val="009339CC"/>
    <w:pPr>
      <w:pBdr>
        <w:top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4">
    <w:name w:val="xl64"/>
    <w:basedOn w:val="Normal"/>
    <w:rsid w:val="009339CC"/>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5">
    <w:name w:val="xl65"/>
    <w:basedOn w:val="Normal"/>
    <w:rsid w:val="009339CC"/>
    <w:pPr>
      <w:shd w:val="clear" w:color="000000" w:fill="FFFFFF"/>
      <w:spacing w:before="100" w:beforeAutospacing="1" w:after="100" w:afterAutospacing="1"/>
    </w:pPr>
    <w:rPr>
      <w:rFonts w:eastAsia="Times New Roman" w:cs="Times New Roman"/>
      <w:sz w:val="18"/>
      <w:szCs w:val="18"/>
    </w:rPr>
  </w:style>
  <w:style w:type="paragraph" w:customStyle="1" w:styleId="xl66">
    <w:name w:val="xl66"/>
    <w:basedOn w:val="Normal"/>
    <w:rsid w:val="009339CC"/>
    <w:pPr>
      <w:shd w:val="clear" w:color="000000" w:fill="FFFFFF"/>
      <w:spacing w:before="100" w:beforeAutospacing="1" w:after="100" w:afterAutospacing="1"/>
      <w:jc w:val="center"/>
    </w:pPr>
    <w:rPr>
      <w:rFonts w:eastAsia="Times New Roman" w:cs="Times New Roman"/>
      <w:b/>
      <w:bCs/>
      <w:sz w:val="18"/>
      <w:szCs w:val="18"/>
    </w:rPr>
  </w:style>
  <w:style w:type="paragraph" w:customStyle="1" w:styleId="xl67">
    <w:name w:val="xl67"/>
    <w:basedOn w:val="Normal"/>
    <w:rsid w:val="009339CC"/>
    <w:pPr>
      <w:pBdr>
        <w:left w:val="single" w:sz="4"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68">
    <w:name w:val="xl68"/>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xl69">
    <w:name w:val="xl69"/>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70">
    <w:name w:val="xl70"/>
    <w:basedOn w:val="Normal"/>
    <w:rsid w:val="009339CC"/>
    <w:pPr>
      <w:pBdr>
        <w:left w:val="single" w:sz="4" w:space="0" w:color="auto"/>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1">
    <w:name w:val="xl71"/>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2">
    <w:name w:val="xl72"/>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SAFETableCaption">
    <w:name w:val="SAFE Table Caption"/>
    <w:basedOn w:val="Normal"/>
    <w:next w:val="Normal"/>
    <w:rsid w:val="00D71FEB"/>
    <w:pPr>
      <w:spacing w:after="0"/>
    </w:pPr>
    <w:rPr>
      <w:rFonts w:eastAsia="Times New Roman" w:cs="Times New Roman"/>
      <w:szCs w:val="24"/>
    </w:rPr>
  </w:style>
  <w:style w:type="paragraph" w:customStyle="1" w:styleId="SAFELitCitation">
    <w:name w:val="SAFE Lit. Citation"/>
    <w:basedOn w:val="Normal"/>
    <w:link w:val="SAFELitCitationChar"/>
    <w:rsid w:val="00511A83"/>
    <w:pPr>
      <w:spacing w:after="0"/>
      <w:ind w:left="720" w:hanging="720"/>
    </w:pPr>
    <w:rPr>
      <w:rFonts w:eastAsia="Times New Roman" w:cs="Times New Roman"/>
      <w:szCs w:val="24"/>
    </w:rPr>
  </w:style>
  <w:style w:type="character" w:customStyle="1" w:styleId="SAFELitCitationChar">
    <w:name w:val="SAFE Lit. Citation Char"/>
    <w:basedOn w:val="DefaultParagraphFont"/>
    <w:link w:val="SAFELitCitation"/>
    <w:rsid w:val="00511A83"/>
    <w:rPr>
      <w:rFonts w:ascii="Times New Roman" w:eastAsia="Times New Roman" w:hAnsi="Times New Roman" w:cs="Times New Roman"/>
      <w:szCs w:val="24"/>
    </w:rPr>
  </w:style>
  <w:style w:type="paragraph" w:customStyle="1" w:styleId="Default">
    <w:name w:val="Default"/>
    <w:rsid w:val="00F664AA"/>
    <w:pPr>
      <w:autoSpaceDE w:val="0"/>
      <w:autoSpaceDN w:val="0"/>
      <w:adjustRightInd w:val="0"/>
      <w:spacing w:after="0" w:line="240" w:lineRule="auto"/>
    </w:pPr>
    <w:rPr>
      <w:rFonts w:ascii="Symbol" w:eastAsia="Times New Roman" w:hAnsi="Symbol" w:cs="Times New Roman"/>
      <w:color w:val="000000"/>
      <w:sz w:val="24"/>
      <w:szCs w:val="24"/>
    </w:rPr>
  </w:style>
  <w:style w:type="paragraph" w:customStyle="1" w:styleId="Tables">
    <w:name w:val="Tables"/>
    <w:basedOn w:val="Heading5"/>
    <w:autoRedefine/>
    <w:qFormat/>
    <w:rsid w:val="00D04688"/>
    <w:pPr>
      <w:spacing w:before="320"/>
    </w:pPr>
    <w:rPr>
      <w:rFonts w:ascii="Times New Roman" w:hAnsi="Times New Roman"/>
      <w:color w:val="auto"/>
    </w:rPr>
  </w:style>
  <w:style w:type="paragraph" w:customStyle="1" w:styleId="TableContent">
    <w:name w:val="TableContent"/>
    <w:basedOn w:val="Normal"/>
    <w:qFormat/>
    <w:rsid w:val="002D52EB"/>
    <w:pPr>
      <w:keepNext/>
      <w:keepLines/>
      <w:spacing w:after="0"/>
      <w:jc w:val="center"/>
    </w:pPr>
    <w:rPr>
      <w:rFonts w:eastAsia="Times New Roman" w:cs="Times New Roman"/>
      <w:bCs/>
      <w:color w:val="000000"/>
    </w:rPr>
  </w:style>
  <w:style w:type="character" w:customStyle="1" w:styleId="Heading5Char">
    <w:name w:val="Heading 5 Char"/>
    <w:basedOn w:val="DefaultParagraphFont"/>
    <w:link w:val="Heading5"/>
    <w:uiPriority w:val="9"/>
    <w:semiHidden/>
    <w:rsid w:val="00B4725D"/>
    <w:rPr>
      <w:rFonts w:asciiTheme="majorHAnsi" w:eastAsiaTheme="majorEastAsia" w:hAnsiTheme="majorHAnsi" w:cstheme="majorBidi"/>
      <w:color w:val="2E74B5" w:themeColor="accent1" w:themeShade="BF"/>
    </w:rPr>
  </w:style>
  <w:style w:type="character" w:customStyle="1" w:styleId="CaptionChar">
    <w:name w:val="Caption Char"/>
    <w:basedOn w:val="DefaultParagraphFont"/>
    <w:link w:val="Caption"/>
    <w:rsid w:val="001927E7"/>
    <w:rPr>
      <w:rFonts w:ascii="Times New Roman" w:hAnsi="Times New Roman"/>
      <w:iCs/>
      <w:szCs w:val="18"/>
    </w:rPr>
  </w:style>
  <w:style w:type="character" w:styleId="CommentReference">
    <w:name w:val="annotation reference"/>
    <w:basedOn w:val="DefaultParagraphFont"/>
    <w:uiPriority w:val="99"/>
    <w:semiHidden/>
    <w:unhideWhenUsed/>
    <w:rsid w:val="003A4D5C"/>
    <w:rPr>
      <w:sz w:val="16"/>
      <w:szCs w:val="16"/>
    </w:rPr>
  </w:style>
  <w:style w:type="paragraph" w:styleId="CommentText">
    <w:name w:val="annotation text"/>
    <w:basedOn w:val="Normal"/>
    <w:link w:val="CommentTextChar"/>
    <w:uiPriority w:val="99"/>
    <w:unhideWhenUsed/>
    <w:rsid w:val="003A4D5C"/>
    <w:rPr>
      <w:sz w:val="20"/>
      <w:szCs w:val="20"/>
    </w:rPr>
  </w:style>
  <w:style w:type="character" w:customStyle="1" w:styleId="CommentTextChar">
    <w:name w:val="Comment Text Char"/>
    <w:basedOn w:val="DefaultParagraphFont"/>
    <w:link w:val="CommentText"/>
    <w:uiPriority w:val="99"/>
    <w:rsid w:val="003A4D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A4D5C"/>
    <w:rPr>
      <w:b/>
      <w:bCs/>
    </w:rPr>
  </w:style>
  <w:style w:type="character" w:customStyle="1" w:styleId="CommentSubjectChar">
    <w:name w:val="Comment Subject Char"/>
    <w:basedOn w:val="CommentTextChar"/>
    <w:link w:val="CommentSubject"/>
    <w:uiPriority w:val="99"/>
    <w:semiHidden/>
    <w:rsid w:val="003A4D5C"/>
    <w:rPr>
      <w:rFonts w:ascii="Times New Roman" w:hAnsi="Times New Roman"/>
      <w:b/>
      <w:bCs/>
      <w:sz w:val="20"/>
      <w:szCs w:val="20"/>
    </w:rPr>
  </w:style>
  <w:style w:type="paragraph" w:styleId="BalloonText">
    <w:name w:val="Balloon Text"/>
    <w:basedOn w:val="Normal"/>
    <w:link w:val="BalloonTextChar"/>
    <w:uiPriority w:val="99"/>
    <w:semiHidden/>
    <w:unhideWhenUsed/>
    <w:rsid w:val="003A4D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D5C"/>
    <w:rPr>
      <w:rFonts w:ascii="Segoe UI" w:hAnsi="Segoe UI" w:cs="Segoe UI"/>
      <w:sz w:val="18"/>
      <w:szCs w:val="18"/>
    </w:rPr>
  </w:style>
  <w:style w:type="paragraph" w:styleId="Bibliography">
    <w:name w:val="Bibliography"/>
    <w:basedOn w:val="Normal"/>
    <w:next w:val="Normal"/>
    <w:uiPriority w:val="37"/>
    <w:unhideWhenUsed/>
    <w:rsid w:val="001A29CC"/>
    <w:pPr>
      <w:spacing w:after="0"/>
      <w:ind w:left="720" w:hanging="720"/>
    </w:pPr>
  </w:style>
  <w:style w:type="character" w:styleId="Strong">
    <w:name w:val="Strong"/>
    <w:basedOn w:val="DefaultParagraphFont"/>
    <w:uiPriority w:val="22"/>
    <w:qFormat/>
    <w:rsid w:val="00374F1B"/>
    <w:rPr>
      <w:b/>
      <w:bCs/>
    </w:rPr>
  </w:style>
  <w:style w:type="character" w:styleId="Emphasis">
    <w:name w:val="Emphasis"/>
    <w:basedOn w:val="DefaultParagraphFont"/>
    <w:uiPriority w:val="20"/>
    <w:qFormat/>
    <w:rsid w:val="00706181"/>
    <w:rPr>
      <w:i/>
      <w:iCs/>
    </w:rPr>
  </w:style>
  <w:style w:type="paragraph" w:styleId="Header">
    <w:name w:val="header"/>
    <w:basedOn w:val="Normal"/>
    <w:link w:val="HeaderChar"/>
    <w:uiPriority w:val="99"/>
    <w:unhideWhenUsed/>
    <w:rsid w:val="00452ED2"/>
    <w:pPr>
      <w:tabs>
        <w:tab w:val="center" w:pos="4680"/>
        <w:tab w:val="right" w:pos="9360"/>
      </w:tabs>
      <w:spacing w:after="0"/>
    </w:pPr>
  </w:style>
  <w:style w:type="character" w:customStyle="1" w:styleId="HeaderChar">
    <w:name w:val="Header Char"/>
    <w:basedOn w:val="DefaultParagraphFont"/>
    <w:link w:val="Header"/>
    <w:uiPriority w:val="99"/>
    <w:rsid w:val="00452ED2"/>
    <w:rPr>
      <w:rFonts w:ascii="Times New Roman" w:hAnsi="Times New Roman"/>
    </w:rPr>
  </w:style>
  <w:style w:type="paragraph" w:styleId="Footer">
    <w:name w:val="footer"/>
    <w:basedOn w:val="Normal"/>
    <w:link w:val="FooterChar"/>
    <w:uiPriority w:val="99"/>
    <w:unhideWhenUsed/>
    <w:rsid w:val="00452ED2"/>
    <w:pPr>
      <w:tabs>
        <w:tab w:val="center" w:pos="4680"/>
        <w:tab w:val="right" w:pos="9360"/>
      </w:tabs>
      <w:spacing w:after="0"/>
    </w:pPr>
  </w:style>
  <w:style w:type="character" w:customStyle="1" w:styleId="FooterChar">
    <w:name w:val="Footer Char"/>
    <w:basedOn w:val="DefaultParagraphFont"/>
    <w:link w:val="Footer"/>
    <w:uiPriority w:val="99"/>
    <w:rsid w:val="00452ED2"/>
    <w:rPr>
      <w:rFonts w:ascii="Times New Roman" w:hAnsi="Times New Roman"/>
    </w:rPr>
  </w:style>
  <w:style w:type="character" w:styleId="LineNumber">
    <w:name w:val="line number"/>
    <w:basedOn w:val="DefaultParagraphFont"/>
    <w:uiPriority w:val="99"/>
    <w:semiHidden/>
    <w:unhideWhenUsed/>
    <w:rsid w:val="0047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89">
      <w:bodyDiv w:val="1"/>
      <w:marLeft w:val="0"/>
      <w:marRight w:val="0"/>
      <w:marTop w:val="0"/>
      <w:marBottom w:val="0"/>
      <w:divBdr>
        <w:top w:val="none" w:sz="0" w:space="0" w:color="auto"/>
        <w:left w:val="none" w:sz="0" w:space="0" w:color="auto"/>
        <w:bottom w:val="none" w:sz="0" w:space="0" w:color="auto"/>
        <w:right w:val="none" w:sz="0" w:space="0" w:color="auto"/>
      </w:divBdr>
    </w:div>
    <w:div w:id="12348572">
      <w:bodyDiv w:val="1"/>
      <w:marLeft w:val="0"/>
      <w:marRight w:val="0"/>
      <w:marTop w:val="0"/>
      <w:marBottom w:val="0"/>
      <w:divBdr>
        <w:top w:val="none" w:sz="0" w:space="0" w:color="auto"/>
        <w:left w:val="none" w:sz="0" w:space="0" w:color="auto"/>
        <w:bottom w:val="none" w:sz="0" w:space="0" w:color="auto"/>
        <w:right w:val="none" w:sz="0" w:space="0" w:color="auto"/>
      </w:divBdr>
    </w:div>
    <w:div w:id="25840746">
      <w:bodyDiv w:val="1"/>
      <w:marLeft w:val="0"/>
      <w:marRight w:val="0"/>
      <w:marTop w:val="0"/>
      <w:marBottom w:val="0"/>
      <w:divBdr>
        <w:top w:val="none" w:sz="0" w:space="0" w:color="auto"/>
        <w:left w:val="none" w:sz="0" w:space="0" w:color="auto"/>
        <w:bottom w:val="none" w:sz="0" w:space="0" w:color="auto"/>
        <w:right w:val="none" w:sz="0" w:space="0" w:color="auto"/>
      </w:divBdr>
    </w:div>
    <w:div w:id="36977145">
      <w:bodyDiv w:val="1"/>
      <w:marLeft w:val="0"/>
      <w:marRight w:val="0"/>
      <w:marTop w:val="0"/>
      <w:marBottom w:val="0"/>
      <w:divBdr>
        <w:top w:val="none" w:sz="0" w:space="0" w:color="auto"/>
        <w:left w:val="none" w:sz="0" w:space="0" w:color="auto"/>
        <w:bottom w:val="none" w:sz="0" w:space="0" w:color="auto"/>
        <w:right w:val="none" w:sz="0" w:space="0" w:color="auto"/>
      </w:divBdr>
    </w:div>
    <w:div w:id="48917941">
      <w:bodyDiv w:val="1"/>
      <w:marLeft w:val="0"/>
      <w:marRight w:val="0"/>
      <w:marTop w:val="0"/>
      <w:marBottom w:val="0"/>
      <w:divBdr>
        <w:top w:val="none" w:sz="0" w:space="0" w:color="auto"/>
        <w:left w:val="none" w:sz="0" w:space="0" w:color="auto"/>
        <w:bottom w:val="none" w:sz="0" w:space="0" w:color="auto"/>
        <w:right w:val="none" w:sz="0" w:space="0" w:color="auto"/>
      </w:divBdr>
    </w:div>
    <w:div w:id="52854471">
      <w:bodyDiv w:val="1"/>
      <w:marLeft w:val="0"/>
      <w:marRight w:val="0"/>
      <w:marTop w:val="0"/>
      <w:marBottom w:val="0"/>
      <w:divBdr>
        <w:top w:val="none" w:sz="0" w:space="0" w:color="auto"/>
        <w:left w:val="none" w:sz="0" w:space="0" w:color="auto"/>
        <w:bottom w:val="none" w:sz="0" w:space="0" w:color="auto"/>
        <w:right w:val="none" w:sz="0" w:space="0" w:color="auto"/>
      </w:divBdr>
    </w:div>
    <w:div w:id="64887440">
      <w:bodyDiv w:val="1"/>
      <w:marLeft w:val="0"/>
      <w:marRight w:val="0"/>
      <w:marTop w:val="0"/>
      <w:marBottom w:val="0"/>
      <w:divBdr>
        <w:top w:val="none" w:sz="0" w:space="0" w:color="auto"/>
        <w:left w:val="none" w:sz="0" w:space="0" w:color="auto"/>
        <w:bottom w:val="none" w:sz="0" w:space="0" w:color="auto"/>
        <w:right w:val="none" w:sz="0" w:space="0" w:color="auto"/>
      </w:divBdr>
    </w:div>
    <w:div w:id="73626057">
      <w:bodyDiv w:val="1"/>
      <w:marLeft w:val="0"/>
      <w:marRight w:val="0"/>
      <w:marTop w:val="0"/>
      <w:marBottom w:val="0"/>
      <w:divBdr>
        <w:top w:val="none" w:sz="0" w:space="0" w:color="auto"/>
        <w:left w:val="none" w:sz="0" w:space="0" w:color="auto"/>
        <w:bottom w:val="none" w:sz="0" w:space="0" w:color="auto"/>
        <w:right w:val="none" w:sz="0" w:space="0" w:color="auto"/>
      </w:divBdr>
    </w:div>
    <w:div w:id="79180206">
      <w:bodyDiv w:val="1"/>
      <w:marLeft w:val="0"/>
      <w:marRight w:val="0"/>
      <w:marTop w:val="0"/>
      <w:marBottom w:val="0"/>
      <w:divBdr>
        <w:top w:val="none" w:sz="0" w:space="0" w:color="auto"/>
        <w:left w:val="none" w:sz="0" w:space="0" w:color="auto"/>
        <w:bottom w:val="none" w:sz="0" w:space="0" w:color="auto"/>
        <w:right w:val="none" w:sz="0" w:space="0" w:color="auto"/>
      </w:divBdr>
    </w:div>
    <w:div w:id="103813364">
      <w:bodyDiv w:val="1"/>
      <w:marLeft w:val="0"/>
      <w:marRight w:val="0"/>
      <w:marTop w:val="0"/>
      <w:marBottom w:val="0"/>
      <w:divBdr>
        <w:top w:val="none" w:sz="0" w:space="0" w:color="auto"/>
        <w:left w:val="none" w:sz="0" w:space="0" w:color="auto"/>
        <w:bottom w:val="none" w:sz="0" w:space="0" w:color="auto"/>
        <w:right w:val="none" w:sz="0" w:space="0" w:color="auto"/>
      </w:divBdr>
    </w:div>
    <w:div w:id="112406248">
      <w:bodyDiv w:val="1"/>
      <w:marLeft w:val="0"/>
      <w:marRight w:val="0"/>
      <w:marTop w:val="0"/>
      <w:marBottom w:val="0"/>
      <w:divBdr>
        <w:top w:val="none" w:sz="0" w:space="0" w:color="auto"/>
        <w:left w:val="none" w:sz="0" w:space="0" w:color="auto"/>
        <w:bottom w:val="none" w:sz="0" w:space="0" w:color="auto"/>
        <w:right w:val="none" w:sz="0" w:space="0" w:color="auto"/>
      </w:divBdr>
    </w:div>
    <w:div w:id="119689106">
      <w:bodyDiv w:val="1"/>
      <w:marLeft w:val="0"/>
      <w:marRight w:val="0"/>
      <w:marTop w:val="0"/>
      <w:marBottom w:val="0"/>
      <w:divBdr>
        <w:top w:val="none" w:sz="0" w:space="0" w:color="auto"/>
        <w:left w:val="none" w:sz="0" w:space="0" w:color="auto"/>
        <w:bottom w:val="none" w:sz="0" w:space="0" w:color="auto"/>
        <w:right w:val="none" w:sz="0" w:space="0" w:color="auto"/>
      </w:divBdr>
    </w:div>
    <w:div w:id="150368700">
      <w:bodyDiv w:val="1"/>
      <w:marLeft w:val="0"/>
      <w:marRight w:val="0"/>
      <w:marTop w:val="0"/>
      <w:marBottom w:val="0"/>
      <w:divBdr>
        <w:top w:val="none" w:sz="0" w:space="0" w:color="auto"/>
        <w:left w:val="none" w:sz="0" w:space="0" w:color="auto"/>
        <w:bottom w:val="none" w:sz="0" w:space="0" w:color="auto"/>
        <w:right w:val="none" w:sz="0" w:space="0" w:color="auto"/>
      </w:divBdr>
    </w:div>
    <w:div w:id="160051948">
      <w:bodyDiv w:val="1"/>
      <w:marLeft w:val="0"/>
      <w:marRight w:val="0"/>
      <w:marTop w:val="0"/>
      <w:marBottom w:val="0"/>
      <w:divBdr>
        <w:top w:val="none" w:sz="0" w:space="0" w:color="auto"/>
        <w:left w:val="none" w:sz="0" w:space="0" w:color="auto"/>
        <w:bottom w:val="none" w:sz="0" w:space="0" w:color="auto"/>
        <w:right w:val="none" w:sz="0" w:space="0" w:color="auto"/>
      </w:divBdr>
    </w:div>
    <w:div w:id="189343531">
      <w:bodyDiv w:val="1"/>
      <w:marLeft w:val="0"/>
      <w:marRight w:val="0"/>
      <w:marTop w:val="0"/>
      <w:marBottom w:val="0"/>
      <w:divBdr>
        <w:top w:val="none" w:sz="0" w:space="0" w:color="auto"/>
        <w:left w:val="none" w:sz="0" w:space="0" w:color="auto"/>
        <w:bottom w:val="none" w:sz="0" w:space="0" w:color="auto"/>
        <w:right w:val="none" w:sz="0" w:space="0" w:color="auto"/>
      </w:divBdr>
    </w:div>
    <w:div w:id="194539847">
      <w:bodyDiv w:val="1"/>
      <w:marLeft w:val="0"/>
      <w:marRight w:val="0"/>
      <w:marTop w:val="0"/>
      <w:marBottom w:val="0"/>
      <w:divBdr>
        <w:top w:val="none" w:sz="0" w:space="0" w:color="auto"/>
        <w:left w:val="none" w:sz="0" w:space="0" w:color="auto"/>
        <w:bottom w:val="none" w:sz="0" w:space="0" w:color="auto"/>
        <w:right w:val="none" w:sz="0" w:space="0" w:color="auto"/>
      </w:divBdr>
    </w:div>
    <w:div w:id="196505627">
      <w:bodyDiv w:val="1"/>
      <w:marLeft w:val="0"/>
      <w:marRight w:val="0"/>
      <w:marTop w:val="0"/>
      <w:marBottom w:val="0"/>
      <w:divBdr>
        <w:top w:val="none" w:sz="0" w:space="0" w:color="auto"/>
        <w:left w:val="none" w:sz="0" w:space="0" w:color="auto"/>
        <w:bottom w:val="none" w:sz="0" w:space="0" w:color="auto"/>
        <w:right w:val="none" w:sz="0" w:space="0" w:color="auto"/>
      </w:divBdr>
    </w:div>
    <w:div w:id="222566595">
      <w:bodyDiv w:val="1"/>
      <w:marLeft w:val="0"/>
      <w:marRight w:val="0"/>
      <w:marTop w:val="0"/>
      <w:marBottom w:val="0"/>
      <w:divBdr>
        <w:top w:val="none" w:sz="0" w:space="0" w:color="auto"/>
        <w:left w:val="none" w:sz="0" w:space="0" w:color="auto"/>
        <w:bottom w:val="none" w:sz="0" w:space="0" w:color="auto"/>
        <w:right w:val="none" w:sz="0" w:space="0" w:color="auto"/>
      </w:divBdr>
    </w:div>
    <w:div w:id="245110526">
      <w:bodyDiv w:val="1"/>
      <w:marLeft w:val="0"/>
      <w:marRight w:val="0"/>
      <w:marTop w:val="0"/>
      <w:marBottom w:val="0"/>
      <w:divBdr>
        <w:top w:val="none" w:sz="0" w:space="0" w:color="auto"/>
        <w:left w:val="none" w:sz="0" w:space="0" w:color="auto"/>
        <w:bottom w:val="none" w:sz="0" w:space="0" w:color="auto"/>
        <w:right w:val="none" w:sz="0" w:space="0" w:color="auto"/>
      </w:divBdr>
    </w:div>
    <w:div w:id="266087409">
      <w:bodyDiv w:val="1"/>
      <w:marLeft w:val="0"/>
      <w:marRight w:val="0"/>
      <w:marTop w:val="0"/>
      <w:marBottom w:val="0"/>
      <w:divBdr>
        <w:top w:val="none" w:sz="0" w:space="0" w:color="auto"/>
        <w:left w:val="none" w:sz="0" w:space="0" w:color="auto"/>
        <w:bottom w:val="none" w:sz="0" w:space="0" w:color="auto"/>
        <w:right w:val="none" w:sz="0" w:space="0" w:color="auto"/>
      </w:divBdr>
    </w:div>
    <w:div w:id="276331556">
      <w:bodyDiv w:val="1"/>
      <w:marLeft w:val="0"/>
      <w:marRight w:val="0"/>
      <w:marTop w:val="0"/>
      <w:marBottom w:val="0"/>
      <w:divBdr>
        <w:top w:val="none" w:sz="0" w:space="0" w:color="auto"/>
        <w:left w:val="none" w:sz="0" w:space="0" w:color="auto"/>
        <w:bottom w:val="none" w:sz="0" w:space="0" w:color="auto"/>
        <w:right w:val="none" w:sz="0" w:space="0" w:color="auto"/>
      </w:divBdr>
    </w:div>
    <w:div w:id="286394956">
      <w:bodyDiv w:val="1"/>
      <w:marLeft w:val="0"/>
      <w:marRight w:val="0"/>
      <w:marTop w:val="0"/>
      <w:marBottom w:val="0"/>
      <w:divBdr>
        <w:top w:val="none" w:sz="0" w:space="0" w:color="auto"/>
        <w:left w:val="none" w:sz="0" w:space="0" w:color="auto"/>
        <w:bottom w:val="none" w:sz="0" w:space="0" w:color="auto"/>
        <w:right w:val="none" w:sz="0" w:space="0" w:color="auto"/>
      </w:divBdr>
    </w:div>
    <w:div w:id="304555472">
      <w:bodyDiv w:val="1"/>
      <w:marLeft w:val="0"/>
      <w:marRight w:val="0"/>
      <w:marTop w:val="0"/>
      <w:marBottom w:val="0"/>
      <w:divBdr>
        <w:top w:val="none" w:sz="0" w:space="0" w:color="auto"/>
        <w:left w:val="none" w:sz="0" w:space="0" w:color="auto"/>
        <w:bottom w:val="none" w:sz="0" w:space="0" w:color="auto"/>
        <w:right w:val="none" w:sz="0" w:space="0" w:color="auto"/>
      </w:divBdr>
    </w:div>
    <w:div w:id="345786542">
      <w:bodyDiv w:val="1"/>
      <w:marLeft w:val="0"/>
      <w:marRight w:val="0"/>
      <w:marTop w:val="0"/>
      <w:marBottom w:val="0"/>
      <w:divBdr>
        <w:top w:val="none" w:sz="0" w:space="0" w:color="auto"/>
        <w:left w:val="none" w:sz="0" w:space="0" w:color="auto"/>
        <w:bottom w:val="none" w:sz="0" w:space="0" w:color="auto"/>
        <w:right w:val="none" w:sz="0" w:space="0" w:color="auto"/>
      </w:divBdr>
    </w:div>
    <w:div w:id="351221899">
      <w:bodyDiv w:val="1"/>
      <w:marLeft w:val="0"/>
      <w:marRight w:val="0"/>
      <w:marTop w:val="0"/>
      <w:marBottom w:val="0"/>
      <w:divBdr>
        <w:top w:val="none" w:sz="0" w:space="0" w:color="auto"/>
        <w:left w:val="none" w:sz="0" w:space="0" w:color="auto"/>
        <w:bottom w:val="none" w:sz="0" w:space="0" w:color="auto"/>
        <w:right w:val="none" w:sz="0" w:space="0" w:color="auto"/>
      </w:divBdr>
    </w:div>
    <w:div w:id="354313478">
      <w:bodyDiv w:val="1"/>
      <w:marLeft w:val="0"/>
      <w:marRight w:val="0"/>
      <w:marTop w:val="0"/>
      <w:marBottom w:val="0"/>
      <w:divBdr>
        <w:top w:val="none" w:sz="0" w:space="0" w:color="auto"/>
        <w:left w:val="none" w:sz="0" w:space="0" w:color="auto"/>
        <w:bottom w:val="none" w:sz="0" w:space="0" w:color="auto"/>
        <w:right w:val="none" w:sz="0" w:space="0" w:color="auto"/>
      </w:divBdr>
    </w:div>
    <w:div w:id="354887345">
      <w:bodyDiv w:val="1"/>
      <w:marLeft w:val="0"/>
      <w:marRight w:val="0"/>
      <w:marTop w:val="0"/>
      <w:marBottom w:val="0"/>
      <w:divBdr>
        <w:top w:val="none" w:sz="0" w:space="0" w:color="auto"/>
        <w:left w:val="none" w:sz="0" w:space="0" w:color="auto"/>
        <w:bottom w:val="none" w:sz="0" w:space="0" w:color="auto"/>
        <w:right w:val="none" w:sz="0" w:space="0" w:color="auto"/>
      </w:divBdr>
    </w:div>
    <w:div w:id="355232259">
      <w:bodyDiv w:val="1"/>
      <w:marLeft w:val="0"/>
      <w:marRight w:val="0"/>
      <w:marTop w:val="0"/>
      <w:marBottom w:val="0"/>
      <w:divBdr>
        <w:top w:val="none" w:sz="0" w:space="0" w:color="auto"/>
        <w:left w:val="none" w:sz="0" w:space="0" w:color="auto"/>
        <w:bottom w:val="none" w:sz="0" w:space="0" w:color="auto"/>
        <w:right w:val="none" w:sz="0" w:space="0" w:color="auto"/>
      </w:divBdr>
    </w:div>
    <w:div w:id="387149755">
      <w:bodyDiv w:val="1"/>
      <w:marLeft w:val="0"/>
      <w:marRight w:val="0"/>
      <w:marTop w:val="0"/>
      <w:marBottom w:val="0"/>
      <w:divBdr>
        <w:top w:val="none" w:sz="0" w:space="0" w:color="auto"/>
        <w:left w:val="none" w:sz="0" w:space="0" w:color="auto"/>
        <w:bottom w:val="none" w:sz="0" w:space="0" w:color="auto"/>
        <w:right w:val="none" w:sz="0" w:space="0" w:color="auto"/>
      </w:divBdr>
    </w:div>
    <w:div w:id="396247480">
      <w:bodyDiv w:val="1"/>
      <w:marLeft w:val="0"/>
      <w:marRight w:val="0"/>
      <w:marTop w:val="0"/>
      <w:marBottom w:val="0"/>
      <w:divBdr>
        <w:top w:val="none" w:sz="0" w:space="0" w:color="auto"/>
        <w:left w:val="none" w:sz="0" w:space="0" w:color="auto"/>
        <w:bottom w:val="none" w:sz="0" w:space="0" w:color="auto"/>
        <w:right w:val="none" w:sz="0" w:space="0" w:color="auto"/>
      </w:divBdr>
    </w:div>
    <w:div w:id="416366959">
      <w:bodyDiv w:val="1"/>
      <w:marLeft w:val="0"/>
      <w:marRight w:val="0"/>
      <w:marTop w:val="0"/>
      <w:marBottom w:val="0"/>
      <w:divBdr>
        <w:top w:val="none" w:sz="0" w:space="0" w:color="auto"/>
        <w:left w:val="none" w:sz="0" w:space="0" w:color="auto"/>
        <w:bottom w:val="none" w:sz="0" w:space="0" w:color="auto"/>
        <w:right w:val="none" w:sz="0" w:space="0" w:color="auto"/>
      </w:divBdr>
    </w:div>
    <w:div w:id="420686351">
      <w:bodyDiv w:val="1"/>
      <w:marLeft w:val="0"/>
      <w:marRight w:val="0"/>
      <w:marTop w:val="0"/>
      <w:marBottom w:val="0"/>
      <w:divBdr>
        <w:top w:val="none" w:sz="0" w:space="0" w:color="auto"/>
        <w:left w:val="none" w:sz="0" w:space="0" w:color="auto"/>
        <w:bottom w:val="none" w:sz="0" w:space="0" w:color="auto"/>
        <w:right w:val="none" w:sz="0" w:space="0" w:color="auto"/>
      </w:divBdr>
    </w:div>
    <w:div w:id="420874404">
      <w:bodyDiv w:val="1"/>
      <w:marLeft w:val="0"/>
      <w:marRight w:val="0"/>
      <w:marTop w:val="0"/>
      <w:marBottom w:val="0"/>
      <w:divBdr>
        <w:top w:val="none" w:sz="0" w:space="0" w:color="auto"/>
        <w:left w:val="none" w:sz="0" w:space="0" w:color="auto"/>
        <w:bottom w:val="none" w:sz="0" w:space="0" w:color="auto"/>
        <w:right w:val="none" w:sz="0" w:space="0" w:color="auto"/>
      </w:divBdr>
    </w:div>
    <w:div w:id="457454131">
      <w:bodyDiv w:val="1"/>
      <w:marLeft w:val="0"/>
      <w:marRight w:val="0"/>
      <w:marTop w:val="0"/>
      <w:marBottom w:val="0"/>
      <w:divBdr>
        <w:top w:val="none" w:sz="0" w:space="0" w:color="auto"/>
        <w:left w:val="none" w:sz="0" w:space="0" w:color="auto"/>
        <w:bottom w:val="none" w:sz="0" w:space="0" w:color="auto"/>
        <w:right w:val="none" w:sz="0" w:space="0" w:color="auto"/>
      </w:divBdr>
    </w:div>
    <w:div w:id="541478307">
      <w:bodyDiv w:val="1"/>
      <w:marLeft w:val="0"/>
      <w:marRight w:val="0"/>
      <w:marTop w:val="0"/>
      <w:marBottom w:val="0"/>
      <w:divBdr>
        <w:top w:val="none" w:sz="0" w:space="0" w:color="auto"/>
        <w:left w:val="none" w:sz="0" w:space="0" w:color="auto"/>
        <w:bottom w:val="none" w:sz="0" w:space="0" w:color="auto"/>
        <w:right w:val="none" w:sz="0" w:space="0" w:color="auto"/>
      </w:divBdr>
    </w:div>
    <w:div w:id="559053922">
      <w:bodyDiv w:val="1"/>
      <w:marLeft w:val="0"/>
      <w:marRight w:val="0"/>
      <w:marTop w:val="0"/>
      <w:marBottom w:val="0"/>
      <w:divBdr>
        <w:top w:val="none" w:sz="0" w:space="0" w:color="auto"/>
        <w:left w:val="none" w:sz="0" w:space="0" w:color="auto"/>
        <w:bottom w:val="none" w:sz="0" w:space="0" w:color="auto"/>
        <w:right w:val="none" w:sz="0" w:space="0" w:color="auto"/>
      </w:divBdr>
      <w:divsChild>
        <w:div w:id="2009093901">
          <w:marLeft w:val="0"/>
          <w:marRight w:val="0"/>
          <w:marTop w:val="0"/>
          <w:marBottom w:val="0"/>
          <w:divBdr>
            <w:top w:val="none" w:sz="0" w:space="0" w:color="auto"/>
            <w:left w:val="none" w:sz="0" w:space="0" w:color="auto"/>
            <w:bottom w:val="none" w:sz="0" w:space="0" w:color="auto"/>
            <w:right w:val="none" w:sz="0" w:space="0" w:color="auto"/>
          </w:divBdr>
        </w:div>
      </w:divsChild>
    </w:div>
    <w:div w:id="598567459">
      <w:bodyDiv w:val="1"/>
      <w:marLeft w:val="0"/>
      <w:marRight w:val="0"/>
      <w:marTop w:val="0"/>
      <w:marBottom w:val="0"/>
      <w:divBdr>
        <w:top w:val="none" w:sz="0" w:space="0" w:color="auto"/>
        <w:left w:val="none" w:sz="0" w:space="0" w:color="auto"/>
        <w:bottom w:val="none" w:sz="0" w:space="0" w:color="auto"/>
        <w:right w:val="none" w:sz="0" w:space="0" w:color="auto"/>
      </w:divBdr>
    </w:div>
    <w:div w:id="601768523">
      <w:bodyDiv w:val="1"/>
      <w:marLeft w:val="0"/>
      <w:marRight w:val="0"/>
      <w:marTop w:val="0"/>
      <w:marBottom w:val="0"/>
      <w:divBdr>
        <w:top w:val="none" w:sz="0" w:space="0" w:color="auto"/>
        <w:left w:val="none" w:sz="0" w:space="0" w:color="auto"/>
        <w:bottom w:val="none" w:sz="0" w:space="0" w:color="auto"/>
        <w:right w:val="none" w:sz="0" w:space="0" w:color="auto"/>
      </w:divBdr>
    </w:div>
    <w:div w:id="669909807">
      <w:bodyDiv w:val="1"/>
      <w:marLeft w:val="0"/>
      <w:marRight w:val="0"/>
      <w:marTop w:val="0"/>
      <w:marBottom w:val="0"/>
      <w:divBdr>
        <w:top w:val="none" w:sz="0" w:space="0" w:color="auto"/>
        <w:left w:val="none" w:sz="0" w:space="0" w:color="auto"/>
        <w:bottom w:val="none" w:sz="0" w:space="0" w:color="auto"/>
        <w:right w:val="none" w:sz="0" w:space="0" w:color="auto"/>
      </w:divBdr>
    </w:div>
    <w:div w:id="675807583">
      <w:bodyDiv w:val="1"/>
      <w:marLeft w:val="0"/>
      <w:marRight w:val="0"/>
      <w:marTop w:val="0"/>
      <w:marBottom w:val="0"/>
      <w:divBdr>
        <w:top w:val="none" w:sz="0" w:space="0" w:color="auto"/>
        <w:left w:val="none" w:sz="0" w:space="0" w:color="auto"/>
        <w:bottom w:val="none" w:sz="0" w:space="0" w:color="auto"/>
        <w:right w:val="none" w:sz="0" w:space="0" w:color="auto"/>
      </w:divBdr>
    </w:div>
    <w:div w:id="677081660">
      <w:bodyDiv w:val="1"/>
      <w:marLeft w:val="0"/>
      <w:marRight w:val="0"/>
      <w:marTop w:val="0"/>
      <w:marBottom w:val="0"/>
      <w:divBdr>
        <w:top w:val="none" w:sz="0" w:space="0" w:color="auto"/>
        <w:left w:val="none" w:sz="0" w:space="0" w:color="auto"/>
        <w:bottom w:val="none" w:sz="0" w:space="0" w:color="auto"/>
        <w:right w:val="none" w:sz="0" w:space="0" w:color="auto"/>
      </w:divBdr>
    </w:div>
    <w:div w:id="682128576">
      <w:bodyDiv w:val="1"/>
      <w:marLeft w:val="0"/>
      <w:marRight w:val="0"/>
      <w:marTop w:val="0"/>
      <w:marBottom w:val="0"/>
      <w:divBdr>
        <w:top w:val="none" w:sz="0" w:space="0" w:color="auto"/>
        <w:left w:val="none" w:sz="0" w:space="0" w:color="auto"/>
        <w:bottom w:val="none" w:sz="0" w:space="0" w:color="auto"/>
        <w:right w:val="none" w:sz="0" w:space="0" w:color="auto"/>
      </w:divBdr>
    </w:div>
    <w:div w:id="709764455">
      <w:bodyDiv w:val="1"/>
      <w:marLeft w:val="0"/>
      <w:marRight w:val="0"/>
      <w:marTop w:val="0"/>
      <w:marBottom w:val="0"/>
      <w:divBdr>
        <w:top w:val="none" w:sz="0" w:space="0" w:color="auto"/>
        <w:left w:val="none" w:sz="0" w:space="0" w:color="auto"/>
        <w:bottom w:val="none" w:sz="0" w:space="0" w:color="auto"/>
        <w:right w:val="none" w:sz="0" w:space="0" w:color="auto"/>
      </w:divBdr>
    </w:div>
    <w:div w:id="725447143">
      <w:bodyDiv w:val="1"/>
      <w:marLeft w:val="0"/>
      <w:marRight w:val="0"/>
      <w:marTop w:val="0"/>
      <w:marBottom w:val="0"/>
      <w:divBdr>
        <w:top w:val="none" w:sz="0" w:space="0" w:color="auto"/>
        <w:left w:val="none" w:sz="0" w:space="0" w:color="auto"/>
        <w:bottom w:val="none" w:sz="0" w:space="0" w:color="auto"/>
        <w:right w:val="none" w:sz="0" w:space="0" w:color="auto"/>
      </w:divBdr>
    </w:div>
    <w:div w:id="792134576">
      <w:bodyDiv w:val="1"/>
      <w:marLeft w:val="0"/>
      <w:marRight w:val="0"/>
      <w:marTop w:val="0"/>
      <w:marBottom w:val="0"/>
      <w:divBdr>
        <w:top w:val="none" w:sz="0" w:space="0" w:color="auto"/>
        <w:left w:val="none" w:sz="0" w:space="0" w:color="auto"/>
        <w:bottom w:val="none" w:sz="0" w:space="0" w:color="auto"/>
        <w:right w:val="none" w:sz="0" w:space="0" w:color="auto"/>
      </w:divBdr>
    </w:div>
    <w:div w:id="804782950">
      <w:bodyDiv w:val="1"/>
      <w:marLeft w:val="0"/>
      <w:marRight w:val="0"/>
      <w:marTop w:val="0"/>
      <w:marBottom w:val="0"/>
      <w:divBdr>
        <w:top w:val="none" w:sz="0" w:space="0" w:color="auto"/>
        <w:left w:val="none" w:sz="0" w:space="0" w:color="auto"/>
        <w:bottom w:val="none" w:sz="0" w:space="0" w:color="auto"/>
        <w:right w:val="none" w:sz="0" w:space="0" w:color="auto"/>
      </w:divBdr>
    </w:div>
    <w:div w:id="815998088">
      <w:bodyDiv w:val="1"/>
      <w:marLeft w:val="0"/>
      <w:marRight w:val="0"/>
      <w:marTop w:val="0"/>
      <w:marBottom w:val="0"/>
      <w:divBdr>
        <w:top w:val="none" w:sz="0" w:space="0" w:color="auto"/>
        <w:left w:val="none" w:sz="0" w:space="0" w:color="auto"/>
        <w:bottom w:val="none" w:sz="0" w:space="0" w:color="auto"/>
        <w:right w:val="none" w:sz="0" w:space="0" w:color="auto"/>
      </w:divBdr>
    </w:div>
    <w:div w:id="839201424">
      <w:bodyDiv w:val="1"/>
      <w:marLeft w:val="0"/>
      <w:marRight w:val="0"/>
      <w:marTop w:val="0"/>
      <w:marBottom w:val="0"/>
      <w:divBdr>
        <w:top w:val="none" w:sz="0" w:space="0" w:color="auto"/>
        <w:left w:val="none" w:sz="0" w:space="0" w:color="auto"/>
        <w:bottom w:val="none" w:sz="0" w:space="0" w:color="auto"/>
        <w:right w:val="none" w:sz="0" w:space="0" w:color="auto"/>
      </w:divBdr>
    </w:div>
    <w:div w:id="855728671">
      <w:bodyDiv w:val="1"/>
      <w:marLeft w:val="0"/>
      <w:marRight w:val="0"/>
      <w:marTop w:val="0"/>
      <w:marBottom w:val="0"/>
      <w:divBdr>
        <w:top w:val="none" w:sz="0" w:space="0" w:color="auto"/>
        <w:left w:val="none" w:sz="0" w:space="0" w:color="auto"/>
        <w:bottom w:val="none" w:sz="0" w:space="0" w:color="auto"/>
        <w:right w:val="none" w:sz="0" w:space="0" w:color="auto"/>
      </w:divBdr>
    </w:div>
    <w:div w:id="865099067">
      <w:bodyDiv w:val="1"/>
      <w:marLeft w:val="0"/>
      <w:marRight w:val="0"/>
      <w:marTop w:val="0"/>
      <w:marBottom w:val="0"/>
      <w:divBdr>
        <w:top w:val="none" w:sz="0" w:space="0" w:color="auto"/>
        <w:left w:val="none" w:sz="0" w:space="0" w:color="auto"/>
        <w:bottom w:val="none" w:sz="0" w:space="0" w:color="auto"/>
        <w:right w:val="none" w:sz="0" w:space="0" w:color="auto"/>
      </w:divBdr>
    </w:div>
    <w:div w:id="885995524">
      <w:bodyDiv w:val="1"/>
      <w:marLeft w:val="0"/>
      <w:marRight w:val="0"/>
      <w:marTop w:val="0"/>
      <w:marBottom w:val="0"/>
      <w:divBdr>
        <w:top w:val="none" w:sz="0" w:space="0" w:color="auto"/>
        <w:left w:val="none" w:sz="0" w:space="0" w:color="auto"/>
        <w:bottom w:val="none" w:sz="0" w:space="0" w:color="auto"/>
        <w:right w:val="none" w:sz="0" w:space="0" w:color="auto"/>
      </w:divBdr>
    </w:div>
    <w:div w:id="934358538">
      <w:bodyDiv w:val="1"/>
      <w:marLeft w:val="0"/>
      <w:marRight w:val="0"/>
      <w:marTop w:val="0"/>
      <w:marBottom w:val="0"/>
      <w:divBdr>
        <w:top w:val="none" w:sz="0" w:space="0" w:color="auto"/>
        <w:left w:val="none" w:sz="0" w:space="0" w:color="auto"/>
        <w:bottom w:val="none" w:sz="0" w:space="0" w:color="auto"/>
        <w:right w:val="none" w:sz="0" w:space="0" w:color="auto"/>
      </w:divBdr>
    </w:div>
    <w:div w:id="945577051">
      <w:bodyDiv w:val="1"/>
      <w:marLeft w:val="0"/>
      <w:marRight w:val="0"/>
      <w:marTop w:val="0"/>
      <w:marBottom w:val="0"/>
      <w:divBdr>
        <w:top w:val="none" w:sz="0" w:space="0" w:color="auto"/>
        <w:left w:val="none" w:sz="0" w:space="0" w:color="auto"/>
        <w:bottom w:val="none" w:sz="0" w:space="0" w:color="auto"/>
        <w:right w:val="none" w:sz="0" w:space="0" w:color="auto"/>
      </w:divBdr>
    </w:div>
    <w:div w:id="950623617">
      <w:bodyDiv w:val="1"/>
      <w:marLeft w:val="0"/>
      <w:marRight w:val="0"/>
      <w:marTop w:val="0"/>
      <w:marBottom w:val="0"/>
      <w:divBdr>
        <w:top w:val="none" w:sz="0" w:space="0" w:color="auto"/>
        <w:left w:val="none" w:sz="0" w:space="0" w:color="auto"/>
        <w:bottom w:val="none" w:sz="0" w:space="0" w:color="auto"/>
        <w:right w:val="none" w:sz="0" w:space="0" w:color="auto"/>
      </w:divBdr>
    </w:div>
    <w:div w:id="969433756">
      <w:bodyDiv w:val="1"/>
      <w:marLeft w:val="0"/>
      <w:marRight w:val="0"/>
      <w:marTop w:val="0"/>
      <w:marBottom w:val="0"/>
      <w:divBdr>
        <w:top w:val="none" w:sz="0" w:space="0" w:color="auto"/>
        <w:left w:val="none" w:sz="0" w:space="0" w:color="auto"/>
        <w:bottom w:val="none" w:sz="0" w:space="0" w:color="auto"/>
        <w:right w:val="none" w:sz="0" w:space="0" w:color="auto"/>
      </w:divBdr>
    </w:div>
    <w:div w:id="983003658">
      <w:bodyDiv w:val="1"/>
      <w:marLeft w:val="0"/>
      <w:marRight w:val="0"/>
      <w:marTop w:val="0"/>
      <w:marBottom w:val="0"/>
      <w:divBdr>
        <w:top w:val="none" w:sz="0" w:space="0" w:color="auto"/>
        <w:left w:val="none" w:sz="0" w:space="0" w:color="auto"/>
        <w:bottom w:val="none" w:sz="0" w:space="0" w:color="auto"/>
        <w:right w:val="none" w:sz="0" w:space="0" w:color="auto"/>
      </w:divBdr>
      <w:divsChild>
        <w:div w:id="383873197">
          <w:marLeft w:val="360"/>
          <w:marRight w:val="0"/>
          <w:marTop w:val="200"/>
          <w:marBottom w:val="0"/>
          <w:divBdr>
            <w:top w:val="none" w:sz="0" w:space="0" w:color="auto"/>
            <w:left w:val="none" w:sz="0" w:space="0" w:color="auto"/>
            <w:bottom w:val="none" w:sz="0" w:space="0" w:color="auto"/>
            <w:right w:val="none" w:sz="0" w:space="0" w:color="auto"/>
          </w:divBdr>
        </w:div>
      </w:divsChild>
    </w:div>
    <w:div w:id="1002048578">
      <w:bodyDiv w:val="1"/>
      <w:marLeft w:val="0"/>
      <w:marRight w:val="0"/>
      <w:marTop w:val="0"/>
      <w:marBottom w:val="0"/>
      <w:divBdr>
        <w:top w:val="none" w:sz="0" w:space="0" w:color="auto"/>
        <w:left w:val="none" w:sz="0" w:space="0" w:color="auto"/>
        <w:bottom w:val="none" w:sz="0" w:space="0" w:color="auto"/>
        <w:right w:val="none" w:sz="0" w:space="0" w:color="auto"/>
      </w:divBdr>
    </w:div>
    <w:div w:id="1003779105">
      <w:bodyDiv w:val="1"/>
      <w:marLeft w:val="0"/>
      <w:marRight w:val="0"/>
      <w:marTop w:val="0"/>
      <w:marBottom w:val="0"/>
      <w:divBdr>
        <w:top w:val="none" w:sz="0" w:space="0" w:color="auto"/>
        <w:left w:val="none" w:sz="0" w:space="0" w:color="auto"/>
        <w:bottom w:val="none" w:sz="0" w:space="0" w:color="auto"/>
        <w:right w:val="none" w:sz="0" w:space="0" w:color="auto"/>
      </w:divBdr>
    </w:div>
    <w:div w:id="1055541602">
      <w:bodyDiv w:val="1"/>
      <w:marLeft w:val="0"/>
      <w:marRight w:val="0"/>
      <w:marTop w:val="0"/>
      <w:marBottom w:val="0"/>
      <w:divBdr>
        <w:top w:val="none" w:sz="0" w:space="0" w:color="auto"/>
        <w:left w:val="none" w:sz="0" w:space="0" w:color="auto"/>
        <w:bottom w:val="none" w:sz="0" w:space="0" w:color="auto"/>
        <w:right w:val="none" w:sz="0" w:space="0" w:color="auto"/>
      </w:divBdr>
    </w:div>
    <w:div w:id="1063798579">
      <w:bodyDiv w:val="1"/>
      <w:marLeft w:val="0"/>
      <w:marRight w:val="0"/>
      <w:marTop w:val="0"/>
      <w:marBottom w:val="0"/>
      <w:divBdr>
        <w:top w:val="none" w:sz="0" w:space="0" w:color="auto"/>
        <w:left w:val="none" w:sz="0" w:space="0" w:color="auto"/>
        <w:bottom w:val="none" w:sz="0" w:space="0" w:color="auto"/>
        <w:right w:val="none" w:sz="0" w:space="0" w:color="auto"/>
      </w:divBdr>
    </w:div>
    <w:div w:id="1086800206">
      <w:bodyDiv w:val="1"/>
      <w:marLeft w:val="0"/>
      <w:marRight w:val="0"/>
      <w:marTop w:val="0"/>
      <w:marBottom w:val="0"/>
      <w:divBdr>
        <w:top w:val="none" w:sz="0" w:space="0" w:color="auto"/>
        <w:left w:val="none" w:sz="0" w:space="0" w:color="auto"/>
        <w:bottom w:val="none" w:sz="0" w:space="0" w:color="auto"/>
        <w:right w:val="none" w:sz="0" w:space="0" w:color="auto"/>
      </w:divBdr>
    </w:div>
    <w:div w:id="1105150751">
      <w:bodyDiv w:val="1"/>
      <w:marLeft w:val="0"/>
      <w:marRight w:val="0"/>
      <w:marTop w:val="0"/>
      <w:marBottom w:val="0"/>
      <w:divBdr>
        <w:top w:val="none" w:sz="0" w:space="0" w:color="auto"/>
        <w:left w:val="none" w:sz="0" w:space="0" w:color="auto"/>
        <w:bottom w:val="none" w:sz="0" w:space="0" w:color="auto"/>
        <w:right w:val="none" w:sz="0" w:space="0" w:color="auto"/>
      </w:divBdr>
    </w:div>
    <w:div w:id="1126193685">
      <w:bodyDiv w:val="1"/>
      <w:marLeft w:val="0"/>
      <w:marRight w:val="0"/>
      <w:marTop w:val="0"/>
      <w:marBottom w:val="0"/>
      <w:divBdr>
        <w:top w:val="none" w:sz="0" w:space="0" w:color="auto"/>
        <w:left w:val="none" w:sz="0" w:space="0" w:color="auto"/>
        <w:bottom w:val="none" w:sz="0" w:space="0" w:color="auto"/>
        <w:right w:val="none" w:sz="0" w:space="0" w:color="auto"/>
      </w:divBdr>
    </w:div>
    <w:div w:id="1137333625">
      <w:bodyDiv w:val="1"/>
      <w:marLeft w:val="0"/>
      <w:marRight w:val="0"/>
      <w:marTop w:val="0"/>
      <w:marBottom w:val="0"/>
      <w:divBdr>
        <w:top w:val="none" w:sz="0" w:space="0" w:color="auto"/>
        <w:left w:val="none" w:sz="0" w:space="0" w:color="auto"/>
        <w:bottom w:val="none" w:sz="0" w:space="0" w:color="auto"/>
        <w:right w:val="none" w:sz="0" w:space="0" w:color="auto"/>
      </w:divBdr>
    </w:div>
    <w:div w:id="1141769794">
      <w:bodyDiv w:val="1"/>
      <w:marLeft w:val="0"/>
      <w:marRight w:val="0"/>
      <w:marTop w:val="0"/>
      <w:marBottom w:val="0"/>
      <w:divBdr>
        <w:top w:val="none" w:sz="0" w:space="0" w:color="auto"/>
        <w:left w:val="none" w:sz="0" w:space="0" w:color="auto"/>
        <w:bottom w:val="none" w:sz="0" w:space="0" w:color="auto"/>
        <w:right w:val="none" w:sz="0" w:space="0" w:color="auto"/>
      </w:divBdr>
    </w:div>
    <w:div w:id="1147892567">
      <w:bodyDiv w:val="1"/>
      <w:marLeft w:val="0"/>
      <w:marRight w:val="0"/>
      <w:marTop w:val="0"/>
      <w:marBottom w:val="0"/>
      <w:divBdr>
        <w:top w:val="none" w:sz="0" w:space="0" w:color="auto"/>
        <w:left w:val="none" w:sz="0" w:space="0" w:color="auto"/>
        <w:bottom w:val="none" w:sz="0" w:space="0" w:color="auto"/>
        <w:right w:val="none" w:sz="0" w:space="0" w:color="auto"/>
      </w:divBdr>
    </w:div>
    <w:div w:id="1161191876">
      <w:bodyDiv w:val="1"/>
      <w:marLeft w:val="0"/>
      <w:marRight w:val="0"/>
      <w:marTop w:val="0"/>
      <w:marBottom w:val="0"/>
      <w:divBdr>
        <w:top w:val="none" w:sz="0" w:space="0" w:color="auto"/>
        <w:left w:val="none" w:sz="0" w:space="0" w:color="auto"/>
        <w:bottom w:val="none" w:sz="0" w:space="0" w:color="auto"/>
        <w:right w:val="none" w:sz="0" w:space="0" w:color="auto"/>
      </w:divBdr>
    </w:div>
    <w:div w:id="1176649088">
      <w:bodyDiv w:val="1"/>
      <w:marLeft w:val="0"/>
      <w:marRight w:val="0"/>
      <w:marTop w:val="0"/>
      <w:marBottom w:val="0"/>
      <w:divBdr>
        <w:top w:val="none" w:sz="0" w:space="0" w:color="auto"/>
        <w:left w:val="none" w:sz="0" w:space="0" w:color="auto"/>
        <w:bottom w:val="none" w:sz="0" w:space="0" w:color="auto"/>
        <w:right w:val="none" w:sz="0" w:space="0" w:color="auto"/>
      </w:divBdr>
    </w:div>
    <w:div w:id="1207569836">
      <w:bodyDiv w:val="1"/>
      <w:marLeft w:val="0"/>
      <w:marRight w:val="0"/>
      <w:marTop w:val="0"/>
      <w:marBottom w:val="0"/>
      <w:divBdr>
        <w:top w:val="none" w:sz="0" w:space="0" w:color="auto"/>
        <w:left w:val="none" w:sz="0" w:space="0" w:color="auto"/>
        <w:bottom w:val="none" w:sz="0" w:space="0" w:color="auto"/>
        <w:right w:val="none" w:sz="0" w:space="0" w:color="auto"/>
      </w:divBdr>
    </w:div>
    <w:div w:id="1209993605">
      <w:bodyDiv w:val="1"/>
      <w:marLeft w:val="0"/>
      <w:marRight w:val="0"/>
      <w:marTop w:val="0"/>
      <w:marBottom w:val="0"/>
      <w:divBdr>
        <w:top w:val="none" w:sz="0" w:space="0" w:color="auto"/>
        <w:left w:val="none" w:sz="0" w:space="0" w:color="auto"/>
        <w:bottom w:val="none" w:sz="0" w:space="0" w:color="auto"/>
        <w:right w:val="none" w:sz="0" w:space="0" w:color="auto"/>
      </w:divBdr>
    </w:div>
    <w:div w:id="1210344395">
      <w:bodyDiv w:val="1"/>
      <w:marLeft w:val="0"/>
      <w:marRight w:val="0"/>
      <w:marTop w:val="0"/>
      <w:marBottom w:val="0"/>
      <w:divBdr>
        <w:top w:val="none" w:sz="0" w:space="0" w:color="auto"/>
        <w:left w:val="none" w:sz="0" w:space="0" w:color="auto"/>
        <w:bottom w:val="none" w:sz="0" w:space="0" w:color="auto"/>
        <w:right w:val="none" w:sz="0" w:space="0" w:color="auto"/>
      </w:divBdr>
    </w:div>
    <w:div w:id="1221359340">
      <w:bodyDiv w:val="1"/>
      <w:marLeft w:val="0"/>
      <w:marRight w:val="0"/>
      <w:marTop w:val="0"/>
      <w:marBottom w:val="0"/>
      <w:divBdr>
        <w:top w:val="none" w:sz="0" w:space="0" w:color="auto"/>
        <w:left w:val="none" w:sz="0" w:space="0" w:color="auto"/>
        <w:bottom w:val="none" w:sz="0" w:space="0" w:color="auto"/>
        <w:right w:val="none" w:sz="0" w:space="0" w:color="auto"/>
      </w:divBdr>
    </w:div>
    <w:div w:id="1240822202">
      <w:bodyDiv w:val="1"/>
      <w:marLeft w:val="0"/>
      <w:marRight w:val="0"/>
      <w:marTop w:val="0"/>
      <w:marBottom w:val="0"/>
      <w:divBdr>
        <w:top w:val="none" w:sz="0" w:space="0" w:color="auto"/>
        <w:left w:val="none" w:sz="0" w:space="0" w:color="auto"/>
        <w:bottom w:val="none" w:sz="0" w:space="0" w:color="auto"/>
        <w:right w:val="none" w:sz="0" w:space="0" w:color="auto"/>
      </w:divBdr>
    </w:div>
    <w:div w:id="1242369166">
      <w:bodyDiv w:val="1"/>
      <w:marLeft w:val="0"/>
      <w:marRight w:val="0"/>
      <w:marTop w:val="0"/>
      <w:marBottom w:val="0"/>
      <w:divBdr>
        <w:top w:val="none" w:sz="0" w:space="0" w:color="auto"/>
        <w:left w:val="none" w:sz="0" w:space="0" w:color="auto"/>
        <w:bottom w:val="none" w:sz="0" w:space="0" w:color="auto"/>
        <w:right w:val="none" w:sz="0" w:space="0" w:color="auto"/>
      </w:divBdr>
    </w:div>
    <w:div w:id="1247304969">
      <w:bodyDiv w:val="1"/>
      <w:marLeft w:val="0"/>
      <w:marRight w:val="0"/>
      <w:marTop w:val="0"/>
      <w:marBottom w:val="0"/>
      <w:divBdr>
        <w:top w:val="none" w:sz="0" w:space="0" w:color="auto"/>
        <w:left w:val="none" w:sz="0" w:space="0" w:color="auto"/>
        <w:bottom w:val="none" w:sz="0" w:space="0" w:color="auto"/>
        <w:right w:val="none" w:sz="0" w:space="0" w:color="auto"/>
      </w:divBdr>
    </w:div>
    <w:div w:id="1247881803">
      <w:bodyDiv w:val="1"/>
      <w:marLeft w:val="0"/>
      <w:marRight w:val="0"/>
      <w:marTop w:val="0"/>
      <w:marBottom w:val="0"/>
      <w:divBdr>
        <w:top w:val="none" w:sz="0" w:space="0" w:color="auto"/>
        <w:left w:val="none" w:sz="0" w:space="0" w:color="auto"/>
        <w:bottom w:val="none" w:sz="0" w:space="0" w:color="auto"/>
        <w:right w:val="none" w:sz="0" w:space="0" w:color="auto"/>
      </w:divBdr>
    </w:div>
    <w:div w:id="1249853559">
      <w:bodyDiv w:val="1"/>
      <w:marLeft w:val="0"/>
      <w:marRight w:val="0"/>
      <w:marTop w:val="0"/>
      <w:marBottom w:val="0"/>
      <w:divBdr>
        <w:top w:val="none" w:sz="0" w:space="0" w:color="auto"/>
        <w:left w:val="none" w:sz="0" w:space="0" w:color="auto"/>
        <w:bottom w:val="none" w:sz="0" w:space="0" w:color="auto"/>
        <w:right w:val="none" w:sz="0" w:space="0" w:color="auto"/>
      </w:divBdr>
    </w:div>
    <w:div w:id="1252469037">
      <w:bodyDiv w:val="1"/>
      <w:marLeft w:val="0"/>
      <w:marRight w:val="0"/>
      <w:marTop w:val="0"/>
      <w:marBottom w:val="0"/>
      <w:divBdr>
        <w:top w:val="none" w:sz="0" w:space="0" w:color="auto"/>
        <w:left w:val="none" w:sz="0" w:space="0" w:color="auto"/>
        <w:bottom w:val="none" w:sz="0" w:space="0" w:color="auto"/>
        <w:right w:val="none" w:sz="0" w:space="0" w:color="auto"/>
      </w:divBdr>
    </w:div>
    <w:div w:id="1313171280">
      <w:bodyDiv w:val="1"/>
      <w:marLeft w:val="0"/>
      <w:marRight w:val="0"/>
      <w:marTop w:val="0"/>
      <w:marBottom w:val="0"/>
      <w:divBdr>
        <w:top w:val="none" w:sz="0" w:space="0" w:color="auto"/>
        <w:left w:val="none" w:sz="0" w:space="0" w:color="auto"/>
        <w:bottom w:val="none" w:sz="0" w:space="0" w:color="auto"/>
        <w:right w:val="none" w:sz="0" w:space="0" w:color="auto"/>
      </w:divBdr>
    </w:div>
    <w:div w:id="1330525922">
      <w:bodyDiv w:val="1"/>
      <w:marLeft w:val="0"/>
      <w:marRight w:val="0"/>
      <w:marTop w:val="0"/>
      <w:marBottom w:val="0"/>
      <w:divBdr>
        <w:top w:val="none" w:sz="0" w:space="0" w:color="auto"/>
        <w:left w:val="none" w:sz="0" w:space="0" w:color="auto"/>
        <w:bottom w:val="none" w:sz="0" w:space="0" w:color="auto"/>
        <w:right w:val="none" w:sz="0" w:space="0" w:color="auto"/>
      </w:divBdr>
    </w:div>
    <w:div w:id="1335498269">
      <w:bodyDiv w:val="1"/>
      <w:marLeft w:val="0"/>
      <w:marRight w:val="0"/>
      <w:marTop w:val="0"/>
      <w:marBottom w:val="0"/>
      <w:divBdr>
        <w:top w:val="none" w:sz="0" w:space="0" w:color="auto"/>
        <w:left w:val="none" w:sz="0" w:space="0" w:color="auto"/>
        <w:bottom w:val="none" w:sz="0" w:space="0" w:color="auto"/>
        <w:right w:val="none" w:sz="0" w:space="0" w:color="auto"/>
      </w:divBdr>
    </w:div>
    <w:div w:id="1381320974">
      <w:bodyDiv w:val="1"/>
      <w:marLeft w:val="0"/>
      <w:marRight w:val="0"/>
      <w:marTop w:val="0"/>
      <w:marBottom w:val="0"/>
      <w:divBdr>
        <w:top w:val="none" w:sz="0" w:space="0" w:color="auto"/>
        <w:left w:val="none" w:sz="0" w:space="0" w:color="auto"/>
        <w:bottom w:val="none" w:sz="0" w:space="0" w:color="auto"/>
        <w:right w:val="none" w:sz="0" w:space="0" w:color="auto"/>
      </w:divBdr>
    </w:div>
    <w:div w:id="1438938981">
      <w:bodyDiv w:val="1"/>
      <w:marLeft w:val="0"/>
      <w:marRight w:val="0"/>
      <w:marTop w:val="0"/>
      <w:marBottom w:val="0"/>
      <w:divBdr>
        <w:top w:val="none" w:sz="0" w:space="0" w:color="auto"/>
        <w:left w:val="none" w:sz="0" w:space="0" w:color="auto"/>
        <w:bottom w:val="none" w:sz="0" w:space="0" w:color="auto"/>
        <w:right w:val="none" w:sz="0" w:space="0" w:color="auto"/>
      </w:divBdr>
    </w:div>
    <w:div w:id="1443496249">
      <w:bodyDiv w:val="1"/>
      <w:marLeft w:val="0"/>
      <w:marRight w:val="0"/>
      <w:marTop w:val="0"/>
      <w:marBottom w:val="0"/>
      <w:divBdr>
        <w:top w:val="none" w:sz="0" w:space="0" w:color="auto"/>
        <w:left w:val="none" w:sz="0" w:space="0" w:color="auto"/>
        <w:bottom w:val="none" w:sz="0" w:space="0" w:color="auto"/>
        <w:right w:val="none" w:sz="0" w:space="0" w:color="auto"/>
      </w:divBdr>
    </w:div>
    <w:div w:id="1453548064">
      <w:bodyDiv w:val="1"/>
      <w:marLeft w:val="0"/>
      <w:marRight w:val="0"/>
      <w:marTop w:val="0"/>
      <w:marBottom w:val="0"/>
      <w:divBdr>
        <w:top w:val="none" w:sz="0" w:space="0" w:color="auto"/>
        <w:left w:val="none" w:sz="0" w:space="0" w:color="auto"/>
        <w:bottom w:val="none" w:sz="0" w:space="0" w:color="auto"/>
        <w:right w:val="none" w:sz="0" w:space="0" w:color="auto"/>
      </w:divBdr>
    </w:div>
    <w:div w:id="1482038538">
      <w:bodyDiv w:val="1"/>
      <w:marLeft w:val="0"/>
      <w:marRight w:val="0"/>
      <w:marTop w:val="0"/>
      <w:marBottom w:val="0"/>
      <w:divBdr>
        <w:top w:val="none" w:sz="0" w:space="0" w:color="auto"/>
        <w:left w:val="none" w:sz="0" w:space="0" w:color="auto"/>
        <w:bottom w:val="none" w:sz="0" w:space="0" w:color="auto"/>
        <w:right w:val="none" w:sz="0" w:space="0" w:color="auto"/>
      </w:divBdr>
      <w:divsChild>
        <w:div w:id="1379285861">
          <w:marLeft w:val="0"/>
          <w:marRight w:val="0"/>
          <w:marTop w:val="0"/>
          <w:marBottom w:val="0"/>
          <w:divBdr>
            <w:top w:val="none" w:sz="0" w:space="0" w:color="auto"/>
            <w:left w:val="none" w:sz="0" w:space="0" w:color="auto"/>
            <w:bottom w:val="none" w:sz="0" w:space="0" w:color="auto"/>
            <w:right w:val="none" w:sz="0" w:space="0" w:color="auto"/>
          </w:divBdr>
          <w:divsChild>
            <w:div w:id="778986275">
              <w:marLeft w:val="0"/>
              <w:marRight w:val="0"/>
              <w:marTop w:val="0"/>
              <w:marBottom w:val="0"/>
              <w:divBdr>
                <w:top w:val="none" w:sz="0" w:space="0" w:color="auto"/>
                <w:left w:val="none" w:sz="0" w:space="0" w:color="auto"/>
                <w:bottom w:val="none" w:sz="0" w:space="0" w:color="auto"/>
                <w:right w:val="none" w:sz="0" w:space="0" w:color="auto"/>
              </w:divBdr>
            </w:div>
          </w:divsChild>
        </w:div>
        <w:div w:id="1022510801">
          <w:marLeft w:val="0"/>
          <w:marRight w:val="0"/>
          <w:marTop w:val="0"/>
          <w:marBottom w:val="0"/>
          <w:divBdr>
            <w:top w:val="none" w:sz="0" w:space="0" w:color="auto"/>
            <w:left w:val="none" w:sz="0" w:space="0" w:color="auto"/>
            <w:bottom w:val="none" w:sz="0" w:space="0" w:color="auto"/>
            <w:right w:val="none" w:sz="0" w:space="0" w:color="auto"/>
          </w:divBdr>
        </w:div>
      </w:divsChild>
    </w:div>
    <w:div w:id="1482386112">
      <w:bodyDiv w:val="1"/>
      <w:marLeft w:val="0"/>
      <w:marRight w:val="0"/>
      <w:marTop w:val="0"/>
      <w:marBottom w:val="0"/>
      <w:divBdr>
        <w:top w:val="none" w:sz="0" w:space="0" w:color="auto"/>
        <w:left w:val="none" w:sz="0" w:space="0" w:color="auto"/>
        <w:bottom w:val="none" w:sz="0" w:space="0" w:color="auto"/>
        <w:right w:val="none" w:sz="0" w:space="0" w:color="auto"/>
      </w:divBdr>
    </w:div>
    <w:div w:id="1498181307">
      <w:bodyDiv w:val="1"/>
      <w:marLeft w:val="0"/>
      <w:marRight w:val="0"/>
      <w:marTop w:val="0"/>
      <w:marBottom w:val="0"/>
      <w:divBdr>
        <w:top w:val="none" w:sz="0" w:space="0" w:color="auto"/>
        <w:left w:val="none" w:sz="0" w:space="0" w:color="auto"/>
        <w:bottom w:val="none" w:sz="0" w:space="0" w:color="auto"/>
        <w:right w:val="none" w:sz="0" w:space="0" w:color="auto"/>
      </w:divBdr>
    </w:div>
    <w:div w:id="1502235847">
      <w:bodyDiv w:val="1"/>
      <w:marLeft w:val="0"/>
      <w:marRight w:val="0"/>
      <w:marTop w:val="0"/>
      <w:marBottom w:val="0"/>
      <w:divBdr>
        <w:top w:val="none" w:sz="0" w:space="0" w:color="auto"/>
        <w:left w:val="none" w:sz="0" w:space="0" w:color="auto"/>
        <w:bottom w:val="none" w:sz="0" w:space="0" w:color="auto"/>
        <w:right w:val="none" w:sz="0" w:space="0" w:color="auto"/>
      </w:divBdr>
    </w:div>
    <w:div w:id="1519388644">
      <w:bodyDiv w:val="1"/>
      <w:marLeft w:val="0"/>
      <w:marRight w:val="0"/>
      <w:marTop w:val="0"/>
      <w:marBottom w:val="0"/>
      <w:divBdr>
        <w:top w:val="none" w:sz="0" w:space="0" w:color="auto"/>
        <w:left w:val="none" w:sz="0" w:space="0" w:color="auto"/>
        <w:bottom w:val="none" w:sz="0" w:space="0" w:color="auto"/>
        <w:right w:val="none" w:sz="0" w:space="0" w:color="auto"/>
      </w:divBdr>
    </w:div>
    <w:div w:id="1521550821">
      <w:bodyDiv w:val="1"/>
      <w:marLeft w:val="0"/>
      <w:marRight w:val="0"/>
      <w:marTop w:val="0"/>
      <w:marBottom w:val="0"/>
      <w:divBdr>
        <w:top w:val="none" w:sz="0" w:space="0" w:color="auto"/>
        <w:left w:val="none" w:sz="0" w:space="0" w:color="auto"/>
        <w:bottom w:val="none" w:sz="0" w:space="0" w:color="auto"/>
        <w:right w:val="none" w:sz="0" w:space="0" w:color="auto"/>
      </w:divBdr>
    </w:div>
    <w:div w:id="1546676747">
      <w:bodyDiv w:val="1"/>
      <w:marLeft w:val="0"/>
      <w:marRight w:val="0"/>
      <w:marTop w:val="0"/>
      <w:marBottom w:val="0"/>
      <w:divBdr>
        <w:top w:val="none" w:sz="0" w:space="0" w:color="auto"/>
        <w:left w:val="none" w:sz="0" w:space="0" w:color="auto"/>
        <w:bottom w:val="none" w:sz="0" w:space="0" w:color="auto"/>
        <w:right w:val="none" w:sz="0" w:space="0" w:color="auto"/>
      </w:divBdr>
    </w:div>
    <w:div w:id="1573200046">
      <w:bodyDiv w:val="1"/>
      <w:marLeft w:val="0"/>
      <w:marRight w:val="0"/>
      <w:marTop w:val="0"/>
      <w:marBottom w:val="0"/>
      <w:divBdr>
        <w:top w:val="none" w:sz="0" w:space="0" w:color="auto"/>
        <w:left w:val="none" w:sz="0" w:space="0" w:color="auto"/>
        <w:bottom w:val="none" w:sz="0" w:space="0" w:color="auto"/>
        <w:right w:val="none" w:sz="0" w:space="0" w:color="auto"/>
      </w:divBdr>
    </w:div>
    <w:div w:id="1577665826">
      <w:bodyDiv w:val="1"/>
      <w:marLeft w:val="0"/>
      <w:marRight w:val="0"/>
      <w:marTop w:val="0"/>
      <w:marBottom w:val="0"/>
      <w:divBdr>
        <w:top w:val="none" w:sz="0" w:space="0" w:color="auto"/>
        <w:left w:val="none" w:sz="0" w:space="0" w:color="auto"/>
        <w:bottom w:val="none" w:sz="0" w:space="0" w:color="auto"/>
        <w:right w:val="none" w:sz="0" w:space="0" w:color="auto"/>
      </w:divBdr>
    </w:div>
    <w:div w:id="1577978905">
      <w:bodyDiv w:val="1"/>
      <w:marLeft w:val="0"/>
      <w:marRight w:val="0"/>
      <w:marTop w:val="0"/>
      <w:marBottom w:val="0"/>
      <w:divBdr>
        <w:top w:val="none" w:sz="0" w:space="0" w:color="auto"/>
        <w:left w:val="none" w:sz="0" w:space="0" w:color="auto"/>
        <w:bottom w:val="none" w:sz="0" w:space="0" w:color="auto"/>
        <w:right w:val="none" w:sz="0" w:space="0" w:color="auto"/>
      </w:divBdr>
    </w:div>
    <w:div w:id="1632128905">
      <w:bodyDiv w:val="1"/>
      <w:marLeft w:val="0"/>
      <w:marRight w:val="0"/>
      <w:marTop w:val="0"/>
      <w:marBottom w:val="0"/>
      <w:divBdr>
        <w:top w:val="none" w:sz="0" w:space="0" w:color="auto"/>
        <w:left w:val="none" w:sz="0" w:space="0" w:color="auto"/>
        <w:bottom w:val="none" w:sz="0" w:space="0" w:color="auto"/>
        <w:right w:val="none" w:sz="0" w:space="0" w:color="auto"/>
      </w:divBdr>
    </w:div>
    <w:div w:id="1702170725">
      <w:bodyDiv w:val="1"/>
      <w:marLeft w:val="0"/>
      <w:marRight w:val="0"/>
      <w:marTop w:val="0"/>
      <w:marBottom w:val="0"/>
      <w:divBdr>
        <w:top w:val="none" w:sz="0" w:space="0" w:color="auto"/>
        <w:left w:val="none" w:sz="0" w:space="0" w:color="auto"/>
        <w:bottom w:val="none" w:sz="0" w:space="0" w:color="auto"/>
        <w:right w:val="none" w:sz="0" w:space="0" w:color="auto"/>
      </w:divBdr>
    </w:div>
    <w:div w:id="1735735664">
      <w:bodyDiv w:val="1"/>
      <w:marLeft w:val="0"/>
      <w:marRight w:val="0"/>
      <w:marTop w:val="0"/>
      <w:marBottom w:val="0"/>
      <w:divBdr>
        <w:top w:val="none" w:sz="0" w:space="0" w:color="auto"/>
        <w:left w:val="none" w:sz="0" w:space="0" w:color="auto"/>
        <w:bottom w:val="none" w:sz="0" w:space="0" w:color="auto"/>
        <w:right w:val="none" w:sz="0" w:space="0" w:color="auto"/>
      </w:divBdr>
    </w:div>
    <w:div w:id="1742093336">
      <w:bodyDiv w:val="1"/>
      <w:marLeft w:val="0"/>
      <w:marRight w:val="0"/>
      <w:marTop w:val="0"/>
      <w:marBottom w:val="0"/>
      <w:divBdr>
        <w:top w:val="none" w:sz="0" w:space="0" w:color="auto"/>
        <w:left w:val="none" w:sz="0" w:space="0" w:color="auto"/>
        <w:bottom w:val="none" w:sz="0" w:space="0" w:color="auto"/>
        <w:right w:val="none" w:sz="0" w:space="0" w:color="auto"/>
      </w:divBdr>
    </w:div>
    <w:div w:id="1744375654">
      <w:bodyDiv w:val="1"/>
      <w:marLeft w:val="0"/>
      <w:marRight w:val="0"/>
      <w:marTop w:val="0"/>
      <w:marBottom w:val="0"/>
      <w:divBdr>
        <w:top w:val="none" w:sz="0" w:space="0" w:color="auto"/>
        <w:left w:val="none" w:sz="0" w:space="0" w:color="auto"/>
        <w:bottom w:val="none" w:sz="0" w:space="0" w:color="auto"/>
        <w:right w:val="none" w:sz="0" w:space="0" w:color="auto"/>
      </w:divBdr>
    </w:div>
    <w:div w:id="1756169326">
      <w:bodyDiv w:val="1"/>
      <w:marLeft w:val="0"/>
      <w:marRight w:val="0"/>
      <w:marTop w:val="0"/>
      <w:marBottom w:val="0"/>
      <w:divBdr>
        <w:top w:val="none" w:sz="0" w:space="0" w:color="auto"/>
        <w:left w:val="none" w:sz="0" w:space="0" w:color="auto"/>
        <w:bottom w:val="none" w:sz="0" w:space="0" w:color="auto"/>
        <w:right w:val="none" w:sz="0" w:space="0" w:color="auto"/>
      </w:divBdr>
    </w:div>
    <w:div w:id="1759054038">
      <w:bodyDiv w:val="1"/>
      <w:marLeft w:val="0"/>
      <w:marRight w:val="0"/>
      <w:marTop w:val="0"/>
      <w:marBottom w:val="0"/>
      <w:divBdr>
        <w:top w:val="none" w:sz="0" w:space="0" w:color="auto"/>
        <w:left w:val="none" w:sz="0" w:space="0" w:color="auto"/>
        <w:bottom w:val="none" w:sz="0" w:space="0" w:color="auto"/>
        <w:right w:val="none" w:sz="0" w:space="0" w:color="auto"/>
      </w:divBdr>
    </w:div>
    <w:div w:id="1775705115">
      <w:bodyDiv w:val="1"/>
      <w:marLeft w:val="0"/>
      <w:marRight w:val="0"/>
      <w:marTop w:val="0"/>
      <w:marBottom w:val="0"/>
      <w:divBdr>
        <w:top w:val="none" w:sz="0" w:space="0" w:color="auto"/>
        <w:left w:val="none" w:sz="0" w:space="0" w:color="auto"/>
        <w:bottom w:val="none" w:sz="0" w:space="0" w:color="auto"/>
        <w:right w:val="none" w:sz="0" w:space="0" w:color="auto"/>
      </w:divBdr>
    </w:div>
    <w:div w:id="1793397118">
      <w:bodyDiv w:val="1"/>
      <w:marLeft w:val="0"/>
      <w:marRight w:val="0"/>
      <w:marTop w:val="0"/>
      <w:marBottom w:val="0"/>
      <w:divBdr>
        <w:top w:val="none" w:sz="0" w:space="0" w:color="auto"/>
        <w:left w:val="none" w:sz="0" w:space="0" w:color="auto"/>
        <w:bottom w:val="none" w:sz="0" w:space="0" w:color="auto"/>
        <w:right w:val="none" w:sz="0" w:space="0" w:color="auto"/>
      </w:divBdr>
    </w:div>
    <w:div w:id="1801849021">
      <w:bodyDiv w:val="1"/>
      <w:marLeft w:val="0"/>
      <w:marRight w:val="0"/>
      <w:marTop w:val="0"/>
      <w:marBottom w:val="0"/>
      <w:divBdr>
        <w:top w:val="none" w:sz="0" w:space="0" w:color="auto"/>
        <w:left w:val="none" w:sz="0" w:space="0" w:color="auto"/>
        <w:bottom w:val="none" w:sz="0" w:space="0" w:color="auto"/>
        <w:right w:val="none" w:sz="0" w:space="0" w:color="auto"/>
      </w:divBdr>
    </w:div>
    <w:div w:id="1808013844">
      <w:bodyDiv w:val="1"/>
      <w:marLeft w:val="0"/>
      <w:marRight w:val="0"/>
      <w:marTop w:val="0"/>
      <w:marBottom w:val="0"/>
      <w:divBdr>
        <w:top w:val="none" w:sz="0" w:space="0" w:color="auto"/>
        <w:left w:val="none" w:sz="0" w:space="0" w:color="auto"/>
        <w:bottom w:val="none" w:sz="0" w:space="0" w:color="auto"/>
        <w:right w:val="none" w:sz="0" w:space="0" w:color="auto"/>
      </w:divBdr>
    </w:div>
    <w:div w:id="1832135158">
      <w:bodyDiv w:val="1"/>
      <w:marLeft w:val="0"/>
      <w:marRight w:val="0"/>
      <w:marTop w:val="0"/>
      <w:marBottom w:val="0"/>
      <w:divBdr>
        <w:top w:val="none" w:sz="0" w:space="0" w:color="auto"/>
        <w:left w:val="none" w:sz="0" w:space="0" w:color="auto"/>
        <w:bottom w:val="none" w:sz="0" w:space="0" w:color="auto"/>
        <w:right w:val="none" w:sz="0" w:space="0" w:color="auto"/>
      </w:divBdr>
    </w:div>
    <w:div w:id="1854176298">
      <w:bodyDiv w:val="1"/>
      <w:marLeft w:val="0"/>
      <w:marRight w:val="0"/>
      <w:marTop w:val="0"/>
      <w:marBottom w:val="0"/>
      <w:divBdr>
        <w:top w:val="none" w:sz="0" w:space="0" w:color="auto"/>
        <w:left w:val="none" w:sz="0" w:space="0" w:color="auto"/>
        <w:bottom w:val="none" w:sz="0" w:space="0" w:color="auto"/>
        <w:right w:val="none" w:sz="0" w:space="0" w:color="auto"/>
      </w:divBdr>
    </w:div>
    <w:div w:id="1872962033">
      <w:bodyDiv w:val="1"/>
      <w:marLeft w:val="0"/>
      <w:marRight w:val="0"/>
      <w:marTop w:val="0"/>
      <w:marBottom w:val="0"/>
      <w:divBdr>
        <w:top w:val="none" w:sz="0" w:space="0" w:color="auto"/>
        <w:left w:val="none" w:sz="0" w:space="0" w:color="auto"/>
        <w:bottom w:val="none" w:sz="0" w:space="0" w:color="auto"/>
        <w:right w:val="none" w:sz="0" w:space="0" w:color="auto"/>
      </w:divBdr>
    </w:div>
    <w:div w:id="1883667307">
      <w:bodyDiv w:val="1"/>
      <w:marLeft w:val="0"/>
      <w:marRight w:val="0"/>
      <w:marTop w:val="0"/>
      <w:marBottom w:val="0"/>
      <w:divBdr>
        <w:top w:val="none" w:sz="0" w:space="0" w:color="auto"/>
        <w:left w:val="none" w:sz="0" w:space="0" w:color="auto"/>
        <w:bottom w:val="none" w:sz="0" w:space="0" w:color="auto"/>
        <w:right w:val="none" w:sz="0" w:space="0" w:color="auto"/>
      </w:divBdr>
    </w:div>
    <w:div w:id="1888562147">
      <w:bodyDiv w:val="1"/>
      <w:marLeft w:val="0"/>
      <w:marRight w:val="0"/>
      <w:marTop w:val="0"/>
      <w:marBottom w:val="0"/>
      <w:divBdr>
        <w:top w:val="none" w:sz="0" w:space="0" w:color="auto"/>
        <w:left w:val="none" w:sz="0" w:space="0" w:color="auto"/>
        <w:bottom w:val="none" w:sz="0" w:space="0" w:color="auto"/>
        <w:right w:val="none" w:sz="0" w:space="0" w:color="auto"/>
      </w:divBdr>
    </w:div>
    <w:div w:id="1898664599">
      <w:bodyDiv w:val="1"/>
      <w:marLeft w:val="0"/>
      <w:marRight w:val="0"/>
      <w:marTop w:val="0"/>
      <w:marBottom w:val="0"/>
      <w:divBdr>
        <w:top w:val="none" w:sz="0" w:space="0" w:color="auto"/>
        <w:left w:val="none" w:sz="0" w:space="0" w:color="auto"/>
        <w:bottom w:val="none" w:sz="0" w:space="0" w:color="auto"/>
        <w:right w:val="none" w:sz="0" w:space="0" w:color="auto"/>
      </w:divBdr>
    </w:div>
    <w:div w:id="1913345868">
      <w:bodyDiv w:val="1"/>
      <w:marLeft w:val="0"/>
      <w:marRight w:val="0"/>
      <w:marTop w:val="0"/>
      <w:marBottom w:val="0"/>
      <w:divBdr>
        <w:top w:val="none" w:sz="0" w:space="0" w:color="auto"/>
        <w:left w:val="none" w:sz="0" w:space="0" w:color="auto"/>
        <w:bottom w:val="none" w:sz="0" w:space="0" w:color="auto"/>
        <w:right w:val="none" w:sz="0" w:space="0" w:color="auto"/>
      </w:divBdr>
    </w:div>
    <w:div w:id="1915121946">
      <w:bodyDiv w:val="1"/>
      <w:marLeft w:val="0"/>
      <w:marRight w:val="0"/>
      <w:marTop w:val="0"/>
      <w:marBottom w:val="0"/>
      <w:divBdr>
        <w:top w:val="none" w:sz="0" w:space="0" w:color="auto"/>
        <w:left w:val="none" w:sz="0" w:space="0" w:color="auto"/>
        <w:bottom w:val="none" w:sz="0" w:space="0" w:color="auto"/>
        <w:right w:val="none" w:sz="0" w:space="0" w:color="auto"/>
      </w:divBdr>
    </w:div>
    <w:div w:id="1978605598">
      <w:bodyDiv w:val="1"/>
      <w:marLeft w:val="0"/>
      <w:marRight w:val="0"/>
      <w:marTop w:val="0"/>
      <w:marBottom w:val="0"/>
      <w:divBdr>
        <w:top w:val="none" w:sz="0" w:space="0" w:color="auto"/>
        <w:left w:val="none" w:sz="0" w:space="0" w:color="auto"/>
        <w:bottom w:val="none" w:sz="0" w:space="0" w:color="auto"/>
        <w:right w:val="none" w:sz="0" w:space="0" w:color="auto"/>
      </w:divBdr>
    </w:div>
    <w:div w:id="1986468741">
      <w:bodyDiv w:val="1"/>
      <w:marLeft w:val="0"/>
      <w:marRight w:val="0"/>
      <w:marTop w:val="0"/>
      <w:marBottom w:val="0"/>
      <w:divBdr>
        <w:top w:val="none" w:sz="0" w:space="0" w:color="auto"/>
        <w:left w:val="none" w:sz="0" w:space="0" w:color="auto"/>
        <w:bottom w:val="none" w:sz="0" w:space="0" w:color="auto"/>
        <w:right w:val="none" w:sz="0" w:space="0" w:color="auto"/>
      </w:divBdr>
    </w:div>
    <w:div w:id="1986885533">
      <w:bodyDiv w:val="1"/>
      <w:marLeft w:val="0"/>
      <w:marRight w:val="0"/>
      <w:marTop w:val="0"/>
      <w:marBottom w:val="0"/>
      <w:divBdr>
        <w:top w:val="none" w:sz="0" w:space="0" w:color="auto"/>
        <w:left w:val="none" w:sz="0" w:space="0" w:color="auto"/>
        <w:bottom w:val="none" w:sz="0" w:space="0" w:color="auto"/>
        <w:right w:val="none" w:sz="0" w:space="0" w:color="auto"/>
      </w:divBdr>
    </w:div>
    <w:div w:id="1994601268">
      <w:bodyDiv w:val="1"/>
      <w:marLeft w:val="0"/>
      <w:marRight w:val="0"/>
      <w:marTop w:val="0"/>
      <w:marBottom w:val="0"/>
      <w:divBdr>
        <w:top w:val="none" w:sz="0" w:space="0" w:color="auto"/>
        <w:left w:val="none" w:sz="0" w:space="0" w:color="auto"/>
        <w:bottom w:val="none" w:sz="0" w:space="0" w:color="auto"/>
        <w:right w:val="none" w:sz="0" w:space="0" w:color="auto"/>
      </w:divBdr>
    </w:div>
    <w:div w:id="1998412593">
      <w:bodyDiv w:val="1"/>
      <w:marLeft w:val="0"/>
      <w:marRight w:val="0"/>
      <w:marTop w:val="0"/>
      <w:marBottom w:val="0"/>
      <w:divBdr>
        <w:top w:val="none" w:sz="0" w:space="0" w:color="auto"/>
        <w:left w:val="none" w:sz="0" w:space="0" w:color="auto"/>
        <w:bottom w:val="none" w:sz="0" w:space="0" w:color="auto"/>
        <w:right w:val="none" w:sz="0" w:space="0" w:color="auto"/>
      </w:divBdr>
    </w:div>
    <w:div w:id="2010674895">
      <w:bodyDiv w:val="1"/>
      <w:marLeft w:val="0"/>
      <w:marRight w:val="0"/>
      <w:marTop w:val="0"/>
      <w:marBottom w:val="0"/>
      <w:divBdr>
        <w:top w:val="none" w:sz="0" w:space="0" w:color="auto"/>
        <w:left w:val="none" w:sz="0" w:space="0" w:color="auto"/>
        <w:bottom w:val="none" w:sz="0" w:space="0" w:color="auto"/>
        <w:right w:val="none" w:sz="0" w:space="0" w:color="auto"/>
      </w:divBdr>
    </w:div>
    <w:div w:id="2026129560">
      <w:bodyDiv w:val="1"/>
      <w:marLeft w:val="0"/>
      <w:marRight w:val="0"/>
      <w:marTop w:val="0"/>
      <w:marBottom w:val="0"/>
      <w:divBdr>
        <w:top w:val="none" w:sz="0" w:space="0" w:color="auto"/>
        <w:left w:val="none" w:sz="0" w:space="0" w:color="auto"/>
        <w:bottom w:val="none" w:sz="0" w:space="0" w:color="auto"/>
        <w:right w:val="none" w:sz="0" w:space="0" w:color="auto"/>
      </w:divBdr>
    </w:div>
    <w:div w:id="2028556237">
      <w:bodyDiv w:val="1"/>
      <w:marLeft w:val="0"/>
      <w:marRight w:val="0"/>
      <w:marTop w:val="0"/>
      <w:marBottom w:val="0"/>
      <w:divBdr>
        <w:top w:val="none" w:sz="0" w:space="0" w:color="auto"/>
        <w:left w:val="none" w:sz="0" w:space="0" w:color="auto"/>
        <w:bottom w:val="none" w:sz="0" w:space="0" w:color="auto"/>
        <w:right w:val="none" w:sz="0" w:space="0" w:color="auto"/>
      </w:divBdr>
    </w:div>
    <w:div w:id="2030329428">
      <w:bodyDiv w:val="1"/>
      <w:marLeft w:val="0"/>
      <w:marRight w:val="0"/>
      <w:marTop w:val="0"/>
      <w:marBottom w:val="0"/>
      <w:divBdr>
        <w:top w:val="none" w:sz="0" w:space="0" w:color="auto"/>
        <w:left w:val="none" w:sz="0" w:space="0" w:color="auto"/>
        <w:bottom w:val="none" w:sz="0" w:space="0" w:color="auto"/>
        <w:right w:val="none" w:sz="0" w:space="0" w:color="auto"/>
      </w:divBdr>
    </w:div>
    <w:div w:id="2041006058">
      <w:bodyDiv w:val="1"/>
      <w:marLeft w:val="0"/>
      <w:marRight w:val="0"/>
      <w:marTop w:val="0"/>
      <w:marBottom w:val="0"/>
      <w:divBdr>
        <w:top w:val="none" w:sz="0" w:space="0" w:color="auto"/>
        <w:left w:val="none" w:sz="0" w:space="0" w:color="auto"/>
        <w:bottom w:val="none" w:sz="0" w:space="0" w:color="auto"/>
        <w:right w:val="none" w:sz="0" w:space="0" w:color="auto"/>
      </w:divBdr>
    </w:div>
    <w:div w:id="2057312229">
      <w:bodyDiv w:val="1"/>
      <w:marLeft w:val="0"/>
      <w:marRight w:val="0"/>
      <w:marTop w:val="0"/>
      <w:marBottom w:val="0"/>
      <w:divBdr>
        <w:top w:val="none" w:sz="0" w:space="0" w:color="auto"/>
        <w:left w:val="none" w:sz="0" w:space="0" w:color="auto"/>
        <w:bottom w:val="none" w:sz="0" w:space="0" w:color="auto"/>
        <w:right w:val="none" w:sz="0" w:space="0" w:color="auto"/>
      </w:divBdr>
    </w:div>
    <w:div w:id="2076276917">
      <w:bodyDiv w:val="1"/>
      <w:marLeft w:val="0"/>
      <w:marRight w:val="0"/>
      <w:marTop w:val="0"/>
      <w:marBottom w:val="0"/>
      <w:divBdr>
        <w:top w:val="none" w:sz="0" w:space="0" w:color="auto"/>
        <w:left w:val="none" w:sz="0" w:space="0" w:color="auto"/>
        <w:bottom w:val="none" w:sz="0" w:space="0" w:color="auto"/>
        <w:right w:val="none" w:sz="0" w:space="0" w:color="auto"/>
      </w:divBdr>
    </w:div>
    <w:div w:id="2083407005">
      <w:bodyDiv w:val="1"/>
      <w:marLeft w:val="0"/>
      <w:marRight w:val="0"/>
      <w:marTop w:val="0"/>
      <w:marBottom w:val="0"/>
      <w:divBdr>
        <w:top w:val="none" w:sz="0" w:space="0" w:color="auto"/>
        <w:left w:val="none" w:sz="0" w:space="0" w:color="auto"/>
        <w:bottom w:val="none" w:sz="0" w:space="0" w:color="auto"/>
        <w:right w:val="none" w:sz="0" w:space="0" w:color="auto"/>
      </w:divBdr>
    </w:div>
    <w:div w:id="2091543222">
      <w:bodyDiv w:val="1"/>
      <w:marLeft w:val="0"/>
      <w:marRight w:val="0"/>
      <w:marTop w:val="0"/>
      <w:marBottom w:val="0"/>
      <w:divBdr>
        <w:top w:val="none" w:sz="0" w:space="0" w:color="auto"/>
        <w:left w:val="none" w:sz="0" w:space="0" w:color="auto"/>
        <w:bottom w:val="none" w:sz="0" w:space="0" w:color="auto"/>
        <w:right w:val="none" w:sz="0" w:space="0" w:color="auto"/>
      </w:divBdr>
    </w:div>
    <w:div w:id="2092195925">
      <w:bodyDiv w:val="1"/>
      <w:marLeft w:val="0"/>
      <w:marRight w:val="0"/>
      <w:marTop w:val="0"/>
      <w:marBottom w:val="0"/>
      <w:divBdr>
        <w:top w:val="none" w:sz="0" w:space="0" w:color="auto"/>
        <w:left w:val="none" w:sz="0" w:space="0" w:color="auto"/>
        <w:bottom w:val="none" w:sz="0" w:space="0" w:color="auto"/>
        <w:right w:val="none" w:sz="0" w:space="0" w:color="auto"/>
      </w:divBdr>
    </w:div>
    <w:div w:id="2102792911">
      <w:bodyDiv w:val="1"/>
      <w:marLeft w:val="0"/>
      <w:marRight w:val="0"/>
      <w:marTop w:val="0"/>
      <w:marBottom w:val="0"/>
      <w:divBdr>
        <w:top w:val="none" w:sz="0" w:space="0" w:color="auto"/>
        <w:left w:val="none" w:sz="0" w:space="0" w:color="auto"/>
        <w:bottom w:val="none" w:sz="0" w:space="0" w:color="auto"/>
        <w:right w:val="none" w:sz="0" w:space="0" w:color="auto"/>
      </w:divBdr>
    </w:div>
    <w:div w:id="2136753507">
      <w:bodyDiv w:val="1"/>
      <w:marLeft w:val="0"/>
      <w:marRight w:val="0"/>
      <w:marTop w:val="0"/>
      <w:marBottom w:val="0"/>
      <w:divBdr>
        <w:top w:val="none" w:sz="0" w:space="0" w:color="auto"/>
        <w:left w:val="none" w:sz="0" w:space="0" w:color="auto"/>
        <w:bottom w:val="none" w:sz="0" w:space="0" w:color="auto"/>
        <w:right w:val="none" w:sz="0" w:space="0" w:color="auto"/>
      </w:divBdr>
    </w:div>
    <w:div w:id="214403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16/j.fishres.2019.04.007"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reymcg/AreaGrowthRex/tree/main/s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hyperlink" Target="mailto:carey.mcgilliard@noaa.gov"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FAA47-944B-407D-9F7D-C2AFCCBDC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16935</Words>
  <Characters>96535</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Carey.McGilliard</dc:creator>
  <cp:keywords/>
  <dc:description/>
  <cp:lastModifiedBy>Ian.Taylor</cp:lastModifiedBy>
  <cp:revision>3</cp:revision>
  <cp:lastPrinted>2024-08-21T23:35:00Z</cp:lastPrinted>
  <dcterms:created xsi:type="dcterms:W3CDTF">2024-08-22T22:28:00Z</dcterms:created>
  <dcterms:modified xsi:type="dcterms:W3CDTF">2024-08-22T22:34:00Z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id="KIV8SF8R"/&gt;&lt;style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